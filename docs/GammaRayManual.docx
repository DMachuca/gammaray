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bookmarkStart w:id="0" w:name="_GoBack"/>
      <w:bookmarkEnd w:id="0"/>
    </w:p>
    <w:p w:rsidR="00E02115" w:rsidRPr="00E02115" w:rsidRDefault="00E02115" w:rsidP="0083135E">
      <w:pPr>
        <w:pStyle w:val="Ttulo1"/>
        <w:rPr>
          <w:lang w:val="en-US"/>
        </w:rPr>
      </w:pPr>
      <w:bookmarkStart w:id="1" w:name="_Toc474158306"/>
      <w:bookmarkStart w:id="2" w:name="_Toc476154862"/>
      <w:r w:rsidRPr="00E02115">
        <w:rPr>
          <w:lang w:val="en-US"/>
        </w:rPr>
        <w:t>Introduction</w:t>
      </w:r>
      <w:bookmarkEnd w:id="1"/>
      <w:bookmarkEnd w:id="2"/>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Toc476154863"/>
      <w:r>
        <w:rPr>
          <w:lang w:val="en-US"/>
        </w:rPr>
        <w:t>Licensing</w:t>
      </w:r>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w:t>
      </w:r>
      <w:r w:rsidR="00170512">
        <w:rPr>
          <w:lang w:val="en-US"/>
        </w:rPr>
        <w:lastRenderedPageBreak/>
        <w:t>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E3606">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E3606">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E3606">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E3606">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E3606">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E3606">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E3606">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ins w:id="11" w:author="Paulo Carvalho" w:date="2017-03-01T18:05:00Z">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ins>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76154867"/>
      <w:r>
        <w:rPr>
          <w:lang w:val="en-US"/>
        </w:rPr>
        <w:t>GSLib</w:t>
      </w:r>
      <w:bookmarkEnd w:id="12"/>
      <w:bookmarkEnd w:id="1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14" w:name="_Toc474158312"/>
      <w:bookmarkStart w:id="15" w:name="_Toc476154868"/>
      <w:r>
        <w:rPr>
          <w:lang w:val="en-US"/>
        </w:rPr>
        <w:lastRenderedPageBreak/>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 xml:space="preserve">ter file </w:t>
      </w:r>
      <w:del w:id="16" w:author="Paulo Carvalho" w:date="2017-03-01T18:05:00Z">
        <w:r w:rsidR="00DF21A6">
          <w:rPr>
            <w:lang w:val="en-US"/>
          </w:rPr>
          <w:delText>version</w:delText>
        </w:r>
      </w:del>
      <w:ins w:id="17" w:author="Paulo Carvalho" w:date="2017-03-01T18:05:00Z">
        <w:r w:rsidR="00DF21A6">
          <w:rPr>
            <w:lang w:val="en-US"/>
          </w:rPr>
          <w:t>version</w:t>
        </w:r>
        <w:r w:rsidR="007F5BEC">
          <w:rPr>
            <w:lang w:val="en-US"/>
          </w:rPr>
          <w:t>s</w:t>
        </w:r>
      </w:ins>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8" w:name="_Toc474158313"/>
      <w:bookmarkStart w:id="19" w:name="_Toc476154869"/>
      <w:r>
        <w:rPr>
          <w:lang w:val="en-US"/>
        </w:rPr>
        <w:t>Ghostscript</w:t>
      </w:r>
      <w:bookmarkEnd w:id="18"/>
      <w:bookmarkEnd w:id="19"/>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E91CBF" w:rsidP="00157D10">
      <w:pPr>
        <w:pStyle w:val="Ttulo2"/>
        <w:rPr>
          <w:ins w:id="20" w:author="Paulo Carvalho" w:date="2017-03-01T18:05:00Z"/>
          <w:lang w:val="en-US"/>
        </w:rPr>
      </w:pPr>
      <w:bookmarkStart w:id="21" w:name="_Toc476154870"/>
      <w:ins w:id="22" w:author="Paulo Carvalho" w:date="2017-03-01T18:05:00Z">
        <w:r>
          <w:rPr>
            <w:lang w:val="en-US"/>
          </w:rPr>
          <w:t>Compile</w:t>
        </w:r>
        <w:r w:rsidR="00CC7396">
          <w:rPr>
            <w:lang w:val="en-US"/>
          </w:rPr>
          <w:t>-</w:t>
        </w:r>
        <w:r>
          <w:rPr>
            <w:lang w:val="en-US"/>
          </w:rPr>
          <w:t xml:space="preserve"> and runtime libraries</w:t>
        </w:r>
        <w:bookmarkEnd w:id="21"/>
      </w:ins>
    </w:p>
    <w:p w:rsidR="00157D10" w:rsidRDefault="00E91CBF">
      <w:pPr>
        <w:rPr>
          <w:lang w:val="en-US"/>
        </w:rPr>
        <w:pPrChange w:id="23" w:author="Paulo Carvalho" w:date="2017-03-01T18:05:00Z">
          <w:pPr>
            <w:pStyle w:val="Ttulo2"/>
          </w:pPr>
        </w:pPrChange>
      </w:pPr>
      <w:ins w:id="24" w:author="Paulo Carvalho" w:date="2017-03-01T18:05:00Z">
        <w:r>
          <w:rPr>
            <w:lang w:val="en-US"/>
          </w:rPr>
          <w:t xml:space="preserve">Read this section if you </w:t>
        </w:r>
      </w:ins>
      <w:del w:id="25" w:author="Paulo Carvalho" w:date="2017-03-01T18:05:00Z">
        <w:r w:rsidR="00157D10">
          <w:rPr>
            <w:lang w:val="en-US"/>
          </w:rPr>
          <w:delText xml:space="preserve">For users that </w:delText>
        </w:r>
      </w:del>
      <w:r w:rsidR="00157D10">
        <w:rPr>
          <w:lang w:val="en-US"/>
        </w:rPr>
        <w:t>plan</w:t>
      </w:r>
      <w:del w:id="26" w:author="Paulo Carvalho" w:date="2017-03-01T18:05:00Z">
        <w:r w:rsidR="00157D10">
          <w:rPr>
            <w:lang w:val="en-US"/>
          </w:rPr>
          <w:delText>/need</w:delText>
        </w:r>
      </w:del>
      <w:r w:rsidR="00157D10">
        <w:rPr>
          <w:lang w:val="en-US"/>
        </w:rPr>
        <w:t xml:space="preserve"> to compile GammaRay</w:t>
      </w:r>
      <w:ins w:id="27" w:author="Paulo Carvalho" w:date="2017-03-01T18:05:00Z">
        <w:r>
          <w:rPr>
            <w:lang w:val="en-US"/>
          </w:rPr>
          <w:t>.</w:t>
        </w:r>
      </w:ins>
    </w:p>
    <w:p w:rsidR="0050134F" w:rsidRDefault="00146922" w:rsidP="0050134F">
      <w:pPr>
        <w:pStyle w:val="Ttulo3"/>
        <w:rPr>
          <w:ins w:id="28" w:author="Paulo Carvalho" w:date="2017-03-01T18:05:00Z"/>
          <w:lang w:val="en-US"/>
        </w:rPr>
      </w:pPr>
      <w:bookmarkStart w:id="29" w:name="_Toc476154871"/>
      <w:r>
        <w:rPr>
          <w:lang w:val="en-US"/>
          <w:rPrChange w:id="30" w:author="Paulo Carvalho" w:date="2017-03-01T18:05:00Z">
            <w:rPr>
              <w:b/>
              <w:lang w:val="en-US"/>
            </w:rPr>
          </w:rPrChange>
        </w:rPr>
        <w:t>Developer tool set</w:t>
      </w:r>
      <w:bookmarkEnd w:id="29"/>
    </w:p>
    <w:p w:rsidR="00157D10" w:rsidRDefault="00146922" w:rsidP="008C207D">
      <w:pPr>
        <w:jc w:val="both"/>
        <w:rPr>
          <w:lang w:val="en-US"/>
        </w:rPr>
      </w:pPr>
      <w:del w:id="31" w:author="Paulo Carvalho" w:date="2017-03-01T18:05:00Z">
        <w:r w:rsidRPr="00146922">
          <w:rPr>
            <w:b/>
            <w:lang w:val="en-US"/>
          </w:rPr>
          <w:delText>:</w:delText>
        </w:r>
        <w:r>
          <w:rPr>
            <w:lang w:val="en-US"/>
          </w:rPr>
          <w:delText xml:space="preserve"> </w:delText>
        </w:r>
      </w:del>
      <w:r w:rsidR="00157D10">
        <w:rPr>
          <w:lang w:val="en-US"/>
        </w:rPr>
        <w:t>First, you obviously</w:t>
      </w:r>
      <w:r w:rsidR="00D10BEC">
        <w:rPr>
          <w:lang w:val="en-US"/>
        </w:rPr>
        <w:t xml:space="preserve"> need </w:t>
      </w:r>
      <w:r w:rsidR="00157D10">
        <w:rPr>
          <w:lang w:val="en-US"/>
        </w:rPr>
        <w:t xml:space="preserve">a developer tool set </w:t>
      </w:r>
      <w:ins w:id="32" w:author="Paulo Carvalho" w:date="2017-03-01T18:05:00Z">
        <w:r w:rsidR="00DB06FA">
          <w:rPr>
            <w:lang w:val="en-US"/>
          </w:rPr>
          <w:t>of your choice</w:t>
        </w:r>
        <w:r w:rsidR="00157D10">
          <w:rPr>
            <w:lang w:val="en-US"/>
          </w:rPr>
          <w:t xml:space="preserve"> </w:t>
        </w:r>
      </w:ins>
      <w:r w:rsidR="00157D10">
        <w:rPr>
          <w:lang w:val="en-US"/>
        </w:rPr>
        <w:t>that features a C++ compiler (</w:t>
      </w:r>
      <w:r w:rsidR="009B2538">
        <w:rPr>
          <w:lang w:val="en-US"/>
        </w:rPr>
        <w:t>GCC</w:t>
      </w:r>
      <w:r w:rsidR="00157D10">
        <w:rPr>
          <w:lang w:val="en-US"/>
        </w:rPr>
        <w:t xml:space="preserve">, MinGW, </w:t>
      </w:r>
      <w:r>
        <w:rPr>
          <w:lang w:val="en-US"/>
        </w:rPr>
        <w:t>Visual Studio</w:t>
      </w:r>
      <w:r w:rsidR="00157D10">
        <w:rPr>
          <w:lang w:val="en-US"/>
        </w:rPr>
        <w:t xml:space="preserve">, etc.).  Any version that </w:t>
      </w:r>
      <w:ins w:id="33" w:author="Paulo Carvalho" w:date="2017-03-01T18:05:00Z">
        <w:r w:rsidR="00DB06FA">
          <w:rPr>
            <w:lang w:val="en-US"/>
          </w:rPr>
          <w:t>supports the C++11 standard</w:t>
        </w:r>
      </w:ins>
      <w:del w:id="34" w:author="Paulo Carvalho" w:date="2017-03-01T18:05:00Z">
        <w:r w:rsidR="00157D10">
          <w:rPr>
            <w:lang w:val="en-US"/>
          </w:rPr>
          <w:delText>is not exceptionally old</w:delText>
        </w:r>
      </w:del>
      <w:r w:rsidR="00157D10">
        <w:rPr>
          <w:lang w:val="en-US"/>
        </w:rPr>
        <w:t xml:space="preserve"> suffices</w:t>
      </w:r>
      <w:del w:id="35" w:author="Paulo Carvalho" w:date="2017-03-01T18:05:00Z">
        <w:r w:rsidR="00157D10">
          <w:rPr>
            <w:lang w:val="en-US"/>
          </w:rPr>
          <w:delText xml:space="preserve">.  </w:delText>
        </w:r>
      </w:del>
    </w:p>
    <w:p w:rsidR="0050134F" w:rsidRDefault="001D0253" w:rsidP="0050134F">
      <w:pPr>
        <w:pStyle w:val="Ttulo3"/>
        <w:rPr>
          <w:ins w:id="36" w:author="Paulo Carvalho" w:date="2017-03-01T18:05:00Z"/>
          <w:lang w:val="en-US"/>
        </w:rPr>
      </w:pPr>
      <w:bookmarkStart w:id="37" w:name="_Toc476154872"/>
      <w:r>
        <w:rPr>
          <w:lang w:val="en-US"/>
          <w:rPrChange w:id="38" w:author="Paulo Carvalho" w:date="2017-03-01T18:05:00Z">
            <w:rPr>
              <w:b/>
              <w:lang w:val="en-US"/>
            </w:rPr>
          </w:rPrChange>
        </w:rPr>
        <w:t>Qt</w:t>
      </w:r>
      <w:ins w:id="39" w:author="Paulo Carvalho" w:date="2017-03-01T18:05:00Z">
        <w:r w:rsidR="0050134F">
          <w:rPr>
            <w:lang w:val="en-US"/>
          </w:rPr>
          <w:t xml:space="preserve"> 5.3</w:t>
        </w:r>
        <w:bookmarkEnd w:id="37"/>
      </w:ins>
    </w:p>
    <w:p w:rsidR="00D10BEC" w:rsidRDefault="001D0253" w:rsidP="008C207D">
      <w:pPr>
        <w:jc w:val="both"/>
        <w:rPr>
          <w:lang w:val="en-US"/>
        </w:rPr>
      </w:pPr>
      <w:del w:id="40" w:author="Paulo Carvalho" w:date="2017-03-01T18:05:00Z">
        <w:r w:rsidRPr="00391A0A">
          <w:rPr>
            <w:b/>
            <w:lang w:val="en-US"/>
          </w:rPr>
          <w:delText xml:space="preserve">: </w:delText>
        </w:r>
      </w:del>
      <w:r w:rsidR="00146922">
        <w:rPr>
          <w:lang w:val="en-US"/>
        </w:rPr>
        <w:t>D</w:t>
      </w:r>
      <w:r w:rsidR="00D10BEC">
        <w:rPr>
          <w:lang w:val="en-US"/>
        </w:rPr>
        <w:t xml:space="preserve">ownload </w:t>
      </w:r>
      <w:ins w:id="41" w:author="Paulo Carvalho" w:date="2017-03-01T18:05:00Z">
        <w:r w:rsidR="006822CB">
          <w:rPr>
            <w:lang w:val="en-US"/>
          </w:rPr>
          <w:t>(</w:t>
        </w:r>
        <w:r w:rsidR="00E614A4">
          <w:fldChar w:fldCharType="begin"/>
        </w:r>
        <w:r w:rsidR="00E614A4" w:rsidRPr="00CD1B14">
          <w:rPr>
            <w:lang w:val="en-US"/>
          </w:rPr>
          <w:instrText xml:space="preserve"> HYPERLINK "https://www.qt.io/download/" </w:instrText>
        </w:r>
        <w:r w:rsidR="00E614A4">
          <w:fldChar w:fldCharType="separate"/>
        </w:r>
        <w:r w:rsidR="006822CB" w:rsidRPr="003117A3">
          <w:rPr>
            <w:rStyle w:val="Hyperlink"/>
            <w:lang w:val="en-US"/>
          </w:rPr>
          <w:t>https://www.qt.io/download/</w:t>
        </w:r>
        <w:r w:rsidR="00E614A4">
          <w:rPr>
            <w:rStyle w:val="Hyperlink"/>
            <w:lang w:val="en-US"/>
          </w:rPr>
          <w:fldChar w:fldCharType="end"/>
        </w:r>
        <w:r w:rsidR="006822CB">
          <w:rPr>
            <w:lang w:val="en-US"/>
          </w:rPr>
          <w:t>)</w:t>
        </w:r>
        <w:r w:rsidR="00D10BEC">
          <w:rPr>
            <w:lang w:val="en-US"/>
          </w:rPr>
          <w:t xml:space="preserve"> </w:t>
        </w:r>
      </w:ins>
      <w:r w:rsidR="00D10BEC">
        <w:rPr>
          <w:lang w:val="en-US"/>
        </w:rPr>
        <w:t>and install/compile Qt 5.</w:t>
      </w:r>
      <w:ins w:id="42" w:author="Paulo Carvalho" w:date="2017-03-01T18:05:00Z">
        <w:r w:rsidR="0050134F">
          <w:rPr>
            <w:lang w:val="en-US"/>
          </w:rPr>
          <w:t>3</w:t>
        </w:r>
      </w:ins>
      <w:del w:id="43" w:author="Paulo Carvalho" w:date="2017-03-01T18:05:00Z">
        <w:r w:rsidR="00D10BEC">
          <w:rPr>
            <w:lang w:val="en-US"/>
          </w:rPr>
          <w:delText>2</w:delText>
        </w:r>
      </w:del>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ins w:id="44" w:author="Paulo Carvalho" w:date="2017-03-01T18:05:00Z"/>
          <w:lang w:val="en-US"/>
        </w:rPr>
      </w:pPr>
      <w:bookmarkStart w:id="45" w:name="_Toc476154873"/>
      <w:ins w:id="46" w:author="Paulo Carvalho" w:date="2017-03-01T18:05:00Z">
        <w:r>
          <w:rPr>
            <w:lang w:val="en-US"/>
          </w:rPr>
          <w:t>Boost 1.63</w:t>
        </w:r>
        <w:bookmarkEnd w:id="45"/>
      </w:ins>
    </w:p>
    <w:p w:rsidR="0050134F" w:rsidRDefault="00DA00AA" w:rsidP="008C207D">
      <w:pPr>
        <w:jc w:val="both"/>
        <w:rPr>
          <w:ins w:id="47" w:author="Paulo Carvalho" w:date="2017-03-01T18:05:00Z"/>
          <w:lang w:val="en-US"/>
        </w:rPr>
      </w:pPr>
      <w:ins w:id="48" w:author="Paulo Carvalho" w:date="2017-03-01T18:05:00Z">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 to have </w:t>
        </w:r>
        <w:r>
          <w:rPr>
            <w:rFonts w:ascii="Arial" w:hAnsi="Arial" w:cs="Arial"/>
            <w:color w:val="000000"/>
            <w:sz w:val="20"/>
            <w:szCs w:val="20"/>
            <w:shd w:val="clear" w:color="auto" w:fill="FFFFFF"/>
            <w:lang w:val="en-US"/>
          </w:rPr>
          <w:t>a spatial index (R-Tree</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r w:rsidR="00E614A4">
          <w:fldChar w:fldCharType="begin"/>
        </w:r>
        <w:r w:rsidR="00E614A4" w:rsidRPr="00CD1B14">
          <w:rPr>
            <w:lang w:val="en-US"/>
          </w:rPr>
          <w:instrText xml:space="preserve"> HYPERLINK "http://www.boost.org/" </w:instrText>
        </w:r>
        <w:r w:rsidR="00E614A4">
          <w:fldChar w:fldCharType="separate"/>
        </w:r>
        <w:r w:rsidR="006822CB" w:rsidRPr="003117A3">
          <w:rPr>
            <w:rStyle w:val="Hyperlink"/>
            <w:rFonts w:ascii="Arial" w:hAnsi="Arial" w:cs="Arial"/>
            <w:sz w:val="20"/>
            <w:szCs w:val="20"/>
            <w:shd w:val="clear" w:color="auto" w:fill="FFFFFF"/>
            <w:lang w:val="en-US"/>
          </w:rPr>
          <w:t>http://www.boost.org/</w:t>
        </w:r>
        <w:r w:rsidR="00E614A4">
          <w:rPr>
            <w:rStyle w:val="Hyperlink"/>
            <w:rFonts w:ascii="Arial" w:hAnsi="Arial" w:cs="Arial"/>
            <w:sz w:val="20"/>
            <w:szCs w:val="20"/>
            <w:shd w:val="clear" w:color="auto" w:fill="FFFFFF"/>
            <w:lang w:val="en-US"/>
          </w:rPr>
          <w:fldChar w:fldCharType="end"/>
        </w:r>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ins>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49" w:name="_Toc474158315"/>
      <w:bookmarkStart w:id="50" w:name="_Toc476154874"/>
      <w:r>
        <w:rPr>
          <w:lang w:val="en-US"/>
        </w:rPr>
        <w:t>Contributing with code</w:t>
      </w:r>
      <w:bookmarkEnd w:id="49"/>
      <w:bookmarkEnd w:id="50"/>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51" w:name="_Toc474158316"/>
      <w:bookmarkStart w:id="52" w:name="_Toc476154875"/>
      <w:r>
        <w:rPr>
          <w:lang w:val="en-US"/>
        </w:rPr>
        <w:t>The Git versioning system</w:t>
      </w:r>
      <w:bookmarkEnd w:id="51"/>
      <w:bookmarkEnd w:id="52"/>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53" w:name="_Toc474158317"/>
      <w:bookmarkStart w:id="54" w:name="_Toc476154876"/>
      <w:r>
        <w:rPr>
          <w:lang w:val="en-US"/>
        </w:rPr>
        <w:t>Downloading the sources repository</w:t>
      </w:r>
      <w:bookmarkEnd w:id="53"/>
      <w:bookmarkEnd w:id="54"/>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55" w:name="_Toc474158318"/>
      <w:bookmarkStart w:id="56" w:name="_Toc476154877"/>
      <w:r>
        <w:rPr>
          <w:lang w:val="en-US"/>
        </w:rPr>
        <w:lastRenderedPageBreak/>
        <w:t>Creating a branch</w:t>
      </w:r>
      <w:bookmarkEnd w:id="55"/>
      <w:bookmarkEnd w:id="5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57" w:name="_Toc474158319"/>
      <w:bookmarkStart w:id="58" w:name="_Toc476154878"/>
      <w:r>
        <w:rPr>
          <w:lang w:val="en-US"/>
        </w:rPr>
        <w:t>Committing</w:t>
      </w:r>
      <w:r w:rsidR="00BA636C">
        <w:rPr>
          <w:lang w:val="en-US"/>
        </w:rPr>
        <w:t xml:space="preserve"> changes</w:t>
      </w:r>
      <w:bookmarkEnd w:id="57"/>
      <w:bookmarkEnd w:id="58"/>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59" w:name="_Toc474158320"/>
      <w:bookmarkStart w:id="60" w:name="_Toc476154879"/>
      <w:r>
        <w:rPr>
          <w:lang w:val="en-US"/>
        </w:rPr>
        <w:t>Uploading a branch</w:t>
      </w:r>
      <w:bookmarkEnd w:id="59"/>
      <w:bookmarkEnd w:id="6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61" w:name="_Toc474158321"/>
      <w:bookmarkStart w:id="62" w:name="_Toc476154880"/>
      <w:r>
        <w:rPr>
          <w:lang w:val="en-US"/>
        </w:rPr>
        <w:lastRenderedPageBreak/>
        <w:t>Pull request</w:t>
      </w:r>
      <w:bookmarkEnd w:id="61"/>
      <w:bookmarkEnd w:id="62"/>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63" w:name="_Toc474158322"/>
      <w:bookmarkStart w:id="64" w:name="_Toc476154881"/>
      <w:r>
        <w:rPr>
          <w:lang w:val="en-US"/>
        </w:rPr>
        <w:t>Updating your local repository</w:t>
      </w:r>
      <w:bookmarkEnd w:id="63"/>
      <w:bookmarkEnd w:id="64"/>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65" w:name="_Toc474158323"/>
      <w:bookmarkStart w:id="66" w:name="_Toc476154882"/>
      <w:r>
        <w:rPr>
          <w:lang w:val="en-US"/>
        </w:rPr>
        <w:t>File operations</w:t>
      </w:r>
      <w:bookmarkEnd w:id="65"/>
      <w:bookmarkEnd w:id="6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67" w:name="_Toc474158324"/>
      <w:bookmarkStart w:id="68" w:name="_Toc476154883"/>
      <w:r>
        <w:rPr>
          <w:lang w:val="en-US"/>
        </w:rPr>
        <w:t>Getting</w:t>
      </w:r>
      <w:r w:rsidR="0083135E">
        <w:rPr>
          <w:lang w:val="en-US"/>
        </w:rPr>
        <w:t xml:space="preserve"> GammaRay</w:t>
      </w:r>
      <w:bookmarkEnd w:id="67"/>
      <w:bookmarkEnd w:id="68"/>
    </w:p>
    <w:p w:rsidR="00D970D4" w:rsidRDefault="00D970D4" w:rsidP="0083135E">
      <w:pPr>
        <w:pStyle w:val="Ttulo2"/>
        <w:rPr>
          <w:lang w:val="en-US"/>
        </w:rPr>
      </w:pPr>
      <w:bookmarkStart w:id="69" w:name="_Toc474158325"/>
      <w:bookmarkStart w:id="70" w:name="_Toc476154884"/>
      <w:r>
        <w:rPr>
          <w:lang w:val="en-US"/>
        </w:rPr>
        <w:t>Installing (Windows users)</w:t>
      </w:r>
      <w:bookmarkEnd w:id="69"/>
      <w:bookmarkEnd w:id="70"/>
    </w:p>
    <w:p w:rsidR="00D970D4" w:rsidRDefault="00D970D4" w:rsidP="00BB260F">
      <w:pPr>
        <w:jc w:val="both"/>
        <w:rPr>
          <w:lang w:val="en-US"/>
        </w:rPr>
      </w:pPr>
      <w:r>
        <w:rPr>
          <w:lang w:val="en-US"/>
        </w:rPr>
        <w:t>A</w:t>
      </w:r>
      <w:r w:rsidR="000C64C6">
        <w:rPr>
          <w:lang w:val="en-US"/>
        </w:rPr>
        <w:t xml:space="preserve"> </w:t>
      </w:r>
      <w:ins w:id="71" w:author="Paulo Carvalho" w:date="2017-03-01T18:05:00Z">
        <w:r w:rsidR="00BB260F">
          <w:rPr>
            <w:lang w:val="en-US"/>
          </w:rPr>
          <w:t>ZIP</w:t>
        </w:r>
        <w:r w:rsidR="000C64C6">
          <w:rPr>
            <w:lang w:val="en-US"/>
          </w:rPr>
          <w:t xml:space="preserve"> file with the</w:t>
        </w:r>
        <w:r>
          <w:rPr>
            <w:lang w:val="en-US"/>
          </w:rPr>
          <w:t xml:space="preserve"> </w:t>
        </w:r>
      </w:ins>
      <w:r>
        <w:rPr>
          <w:lang w:val="en-US"/>
        </w:rPr>
        <w:t xml:space="preserve">precompiled binary </w:t>
      </w:r>
      <w:ins w:id="72" w:author="Paulo Carvalho" w:date="2017-03-01T18:05:00Z">
        <w:r w:rsidR="000C64C6">
          <w:rPr>
            <w:lang w:val="en-US"/>
          </w:rPr>
          <w:t xml:space="preserve">and libraries </w:t>
        </w:r>
      </w:ins>
      <w:r w:rsidR="00BB260F">
        <w:rPr>
          <w:lang w:val="en-US"/>
        </w:rPr>
        <w:t xml:space="preserve">can be downloaded </w:t>
      </w:r>
      <w:r>
        <w:rPr>
          <w:lang w:val="en-US"/>
        </w:rPr>
        <w:t xml:space="preserve">from </w:t>
      </w:r>
      <w:del w:id="73" w:author="Paulo Carvalho" w:date="2017-03-01T18:05:00Z">
        <w:r>
          <w:rPr>
            <w:lang w:val="en-US"/>
          </w:rPr>
          <w:delText>the GammaRay project website.  So it is simply a matter of downloading</w:delText>
        </w:r>
      </w:del>
      <w:ins w:id="74" w:author="Paulo Carvalho" w:date="2017-03-01T18:05:00Z">
        <w:r w:rsidR="00E614A4">
          <w:fldChar w:fldCharType="begin"/>
        </w:r>
        <w:r w:rsidR="00E614A4" w:rsidRPr="00CD1B14">
          <w:rPr>
            <w:lang w:val="en-US"/>
          </w:rPr>
          <w:instrText xml:space="preserve"> HYPERLINK "https://github.com/PauloCarvalhoRJ/gammaray/releases" </w:instrText>
        </w:r>
        <w:r w:rsidR="00E614A4">
          <w:fldChar w:fldCharType="separate"/>
        </w:r>
        <w:r w:rsidR="00BB260F" w:rsidRPr="002D45B1">
          <w:rPr>
            <w:rStyle w:val="Hyperlink"/>
            <w:lang w:val="en-US"/>
          </w:rPr>
          <w:t>https://github.com/PauloCarvalhoRJ/gammaray/releases</w:t>
        </w:r>
        <w:r w:rsidR="00E614A4">
          <w:rPr>
            <w:rStyle w:val="Hyperlink"/>
            <w:lang w:val="en-US"/>
          </w:rPr>
          <w:fldChar w:fldCharType="end"/>
        </w:r>
        <w:r>
          <w:rPr>
            <w:lang w:val="en-US"/>
          </w:rPr>
          <w:t>.</w:t>
        </w:r>
        <w:r w:rsidR="001172BC">
          <w:rPr>
            <w:lang w:val="en-US"/>
          </w:rPr>
          <w:t xml:space="preserve">  Simply unpack</w:t>
        </w:r>
      </w:ins>
      <w:r w:rsidR="001172BC">
        <w:rPr>
          <w:lang w:val="en-US"/>
        </w:rPr>
        <w:t xml:space="preserve"> the </w:t>
      </w:r>
      <w:del w:id="75" w:author="Paulo Carvalho" w:date="2017-03-01T18:05:00Z">
        <w:r>
          <w:rPr>
            <w:lang w:val="en-US"/>
          </w:rPr>
          <w:delText xml:space="preserve">installer from </w:delText>
        </w:r>
        <w:r w:rsidRPr="00D970D4">
          <w:rPr>
            <w:highlight w:val="yellow"/>
            <w:lang w:val="en-US"/>
          </w:rPr>
          <w:delText>LINK</w:delText>
        </w:r>
        <w:r>
          <w:rPr>
            <w:lang w:val="en-US"/>
          </w:rPr>
          <w:delText>,</w:delText>
        </w:r>
      </w:del>
      <w:ins w:id="76" w:author="Paulo Carvalho" w:date="2017-03-01T18:05:00Z">
        <w:r w:rsidR="001172BC">
          <w:rPr>
            <w:lang w:val="en-US"/>
          </w:rPr>
          <w:t>ZIP into any directory and</w:t>
        </w:r>
      </w:ins>
      <w:r w:rsidR="001172BC">
        <w:rPr>
          <w:lang w:val="en-US"/>
        </w:rPr>
        <w:t xml:space="preserve"> run </w:t>
      </w:r>
      <w:del w:id="77" w:author="Paulo Carvalho" w:date="2017-03-01T18:05:00Z">
        <w:r>
          <w:rPr>
            <w:lang w:val="en-US"/>
          </w:rPr>
          <w:delText>and follow the instructions</w:delText>
        </w:r>
      </w:del>
      <w:ins w:id="78" w:author="Paulo Carvalho" w:date="2017-03-01T18:05:00Z">
        <w:r w:rsidR="001172BC" w:rsidRPr="001172BC">
          <w:rPr>
            <w:rStyle w:val="SourceCodeChar"/>
          </w:rPr>
          <w:t>GammaRay.exe</w:t>
        </w:r>
      </w:ins>
      <w:r w:rsidR="001172BC">
        <w:rPr>
          <w:lang w:val="en-US"/>
        </w:rPr>
        <w:t>.</w:t>
      </w:r>
    </w:p>
    <w:p w:rsidR="00D970D4" w:rsidRDefault="00D970D4" w:rsidP="0083135E">
      <w:pPr>
        <w:pStyle w:val="Ttulo2"/>
        <w:rPr>
          <w:lang w:val="en-US"/>
        </w:rPr>
      </w:pPr>
      <w:bookmarkStart w:id="79" w:name="_Toc474158326"/>
      <w:bookmarkStart w:id="80" w:name="_Toc476154885"/>
      <w:r>
        <w:rPr>
          <w:lang w:val="en-US"/>
        </w:rPr>
        <w:t>Compiling (</w:t>
      </w:r>
      <w:r w:rsidR="00BD0610">
        <w:rPr>
          <w:lang w:val="en-US"/>
        </w:rPr>
        <w:t xml:space="preserve">developers and </w:t>
      </w:r>
      <w:r>
        <w:rPr>
          <w:lang w:val="en-US"/>
        </w:rPr>
        <w:t>non-Windows users)</w:t>
      </w:r>
      <w:bookmarkEnd w:id="79"/>
      <w:bookmarkEnd w:id="8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w:t>
      </w:r>
      <w:ins w:id="81" w:author="Paulo Carvalho" w:date="2017-03-01T18:05:00Z">
        <w:r w:rsidR="00A630AC">
          <w:rPr>
            <w:lang w:val="en-US"/>
          </w:rPr>
          <w:t xml:space="preserve">ZIP or tarball (also found in </w:t>
        </w:r>
        <w:r w:rsidR="00E614A4">
          <w:fldChar w:fldCharType="begin"/>
        </w:r>
        <w:r w:rsidR="00E614A4" w:rsidRPr="00CD1B14">
          <w:rPr>
            <w:lang w:val="en-US"/>
          </w:rPr>
          <w:instrText xml:space="preserve"> HYPERLINK "https://github.com/PauloCarvalhoRJ/gammaray/releases" </w:instrText>
        </w:r>
        <w:r w:rsidR="00E614A4">
          <w:fldChar w:fldCharType="separate"/>
        </w:r>
        <w:r w:rsidR="00A630AC" w:rsidRPr="002D45B1">
          <w:rPr>
            <w:rStyle w:val="Hyperlink"/>
            <w:lang w:val="en-US"/>
          </w:rPr>
          <w:t>https://github.com/PauloCarvalhoRJ/gammaray/releases</w:t>
        </w:r>
        <w:r w:rsidR="00E614A4">
          <w:rPr>
            <w:rStyle w:val="Hyperlink"/>
            <w:lang w:val="en-US"/>
          </w:rPr>
          <w:fldChar w:fldCharType="end"/>
        </w:r>
        <w:r w:rsidR="00A630AC">
          <w:rPr>
            <w:lang w:val="en-US"/>
          </w:rPr>
          <w:t>)</w:t>
        </w:r>
        <w:r>
          <w:rPr>
            <w:lang w:val="en-US"/>
          </w:rPr>
          <w:t xml:space="preserve"> </w:t>
        </w:r>
      </w:ins>
      <w:r>
        <w:rPr>
          <w:lang w:val="en-US"/>
        </w:rPr>
        <w:t>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del w:id="82" w:author="Paulo Carvalho" w:date="2017-03-01T18:05:00Z">
        <w:r w:rsidR="002F6C36">
          <w:rPr>
            <w:lang w:val="en-US"/>
          </w:rPr>
          <w:delText xml:space="preserve"> </w:delText>
        </w:r>
      </w:del>
      <w:ins w:id="83" w:author="Paulo Carvalho" w:date="2017-03-01T18:05:00Z">
        <w:r w:rsidR="001172BC">
          <w:rPr>
            <w:lang w:val="en-US"/>
          </w:rPr>
          <w:t>-so-</w:t>
        </w:r>
      </w:ins>
      <w:r w:rsidR="002F6C36">
        <w:rPr>
          <w:lang w:val="en-US"/>
        </w:rPr>
        <w:t xml:space="preserve">portable code may cause compiler errors in your platform.  If you suspect this is the case, please, report it in the GammaRay development page </w:t>
      </w:r>
      <w:del w:id="84" w:author="Paulo Carvalho" w:date="2017-03-01T18:05:00Z">
        <w:r w:rsidR="002F6C36">
          <w:rPr>
            <w:lang w:val="en-US"/>
          </w:rPr>
          <w:delText>(</w:delText>
        </w:r>
        <w:r w:rsidR="002F6C36" w:rsidRPr="002F6C36">
          <w:rPr>
            <w:highlight w:val="yellow"/>
            <w:lang w:val="en-US"/>
          </w:rPr>
          <w:delText>link</w:delText>
        </w:r>
        <w:r w:rsidR="002F6C36">
          <w:rPr>
            <w:lang w:val="en-US"/>
          </w:rPr>
          <w:delText>)</w:delText>
        </w:r>
      </w:del>
      <w:ins w:id="85" w:author="Paulo Carvalho" w:date="2017-03-01T18:05:00Z">
        <w:r w:rsidR="002F6C36">
          <w:rPr>
            <w:lang w:val="en-US"/>
          </w:rPr>
          <w:t>(</w:t>
        </w:r>
        <w:r w:rsidR="00E614A4">
          <w:fldChar w:fldCharType="begin"/>
        </w:r>
        <w:r w:rsidR="00E614A4" w:rsidRPr="00CD1B14">
          <w:rPr>
            <w:lang w:val="en-US"/>
          </w:rPr>
          <w:instrText xml:space="preserve"> HYPERLINK "https://github.com/PauloCarvalhoRJ/gammaray/issues" </w:instrText>
        </w:r>
        <w:r w:rsidR="00E614A4">
          <w:fldChar w:fldCharType="separate"/>
        </w:r>
        <w:r w:rsidR="00A630AC" w:rsidRPr="002D45B1">
          <w:rPr>
            <w:rStyle w:val="Hyperlink"/>
            <w:lang w:val="en-US"/>
          </w:rPr>
          <w:t>https://github.com/PauloCarvalhoRJ/gammaray/issues</w:t>
        </w:r>
        <w:r w:rsidR="00E614A4">
          <w:rPr>
            <w:rStyle w:val="Hyperlink"/>
            <w:lang w:val="en-US"/>
          </w:rPr>
          <w:fldChar w:fldCharType="end"/>
        </w:r>
        <w:r w:rsidR="002F6C36">
          <w:rPr>
            <w:lang w:val="en-US"/>
          </w:rPr>
          <w:t>)</w:t>
        </w:r>
      </w:ins>
      <w:r w:rsidR="002F6C36">
        <w:rPr>
          <w:lang w:val="en-US"/>
        </w:rPr>
        <w:t xml:space="preserve">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86" w:name="_Toc474158327"/>
      <w:bookmarkStart w:id="87" w:name="_Toc476154886"/>
      <w:r>
        <w:rPr>
          <w:lang w:val="en-US"/>
        </w:rPr>
        <w:t>Configuring</w:t>
      </w:r>
      <w:bookmarkEnd w:id="86"/>
      <w:bookmarkEnd w:id="87"/>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del w:id="88" w:author="Paulo Carvalho" w:date="2017-03-01T18:05:00Z">
        <w:r w:rsidR="00B82C90">
          <w:rPr>
            <w:lang w:val="en-US"/>
          </w:rPr>
          <w:delText>pollution of</w:delText>
        </w:r>
      </w:del>
      <w:ins w:id="89" w:author="Paulo Carvalho" w:date="2017-03-01T18:05:00Z">
        <w:r w:rsidR="00A630AC">
          <w:rPr>
            <w:lang w:val="en-US"/>
          </w:rPr>
          <w:t>cluttering</w:t>
        </w:r>
      </w:ins>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ins w:id="90" w:author="Paulo Carvalho" w:date="2017-03-01T18:05:00Z"/>
          <w:lang w:val="en-US"/>
        </w:rPr>
      </w:pPr>
      <w:ins w:id="91" w:author="Paulo Carvalho" w:date="2017-03-01T18:05:00Z">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ins>
    </w:p>
    <w:p w:rsidR="004407ED" w:rsidRDefault="004407ED" w:rsidP="0083135E">
      <w:pPr>
        <w:pStyle w:val="Ttulo3"/>
        <w:rPr>
          <w:lang w:val="en-US"/>
        </w:rPr>
      </w:pPr>
      <w:bookmarkStart w:id="92" w:name="_Toc474158328"/>
      <w:bookmarkStart w:id="93" w:name="_Toc476154887"/>
      <w:r>
        <w:rPr>
          <w:lang w:val="en-US"/>
        </w:rPr>
        <w:t>Building</w:t>
      </w:r>
      <w:bookmarkEnd w:id="92"/>
      <w:bookmarkEnd w:id="93"/>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94" w:name="_Toc474158329"/>
      <w:bookmarkStart w:id="95" w:name="_Toc476154888"/>
      <w:r>
        <w:rPr>
          <w:lang w:val="en-US"/>
        </w:rPr>
        <w:t>Deploy</w:t>
      </w:r>
      <w:r w:rsidR="004407ED">
        <w:rPr>
          <w:lang w:val="en-US"/>
        </w:rPr>
        <w:t>ing</w:t>
      </w:r>
      <w:bookmarkEnd w:id="94"/>
      <w:bookmarkEnd w:id="9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17" w:history="1">
        <w:r w:rsidRPr="00F6193A">
          <w:rPr>
            <w:rStyle w:val="Hyperlink"/>
            <w:lang w:val="en-US"/>
          </w:rPr>
          <w:t>http://doc.qt.io/qt-5/deployment.html</w:t>
        </w:r>
      </w:hyperlink>
      <w:r w:rsidR="00287D57">
        <w:rPr>
          <w:lang w:val="en-US"/>
        </w:rPr>
        <w:t xml:space="preserve"> or here: </w:t>
      </w:r>
      <w:hyperlink r:id="rId18"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ins w:id="96" w:author="Paulo Carvalho" w:date="2017-03-01T18:05:00Z"/>
          <w:lang w:val="en-US"/>
        </w:rPr>
      </w:pPr>
      <w:ins w:id="97" w:author="Paulo Carvalho" w:date="2017-03-01T18:05:00Z">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ins>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19"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98" w:name="_Toc474158330"/>
      <w:bookmarkStart w:id="99" w:name="_Toc476154889"/>
      <w:r>
        <w:rPr>
          <w:lang w:val="en-US"/>
        </w:rPr>
        <w:t>Getting started</w:t>
      </w:r>
      <w:bookmarkEnd w:id="98"/>
      <w:bookmarkEnd w:id="99"/>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Pr="00D618C3" w:rsidRDefault="00C81DF9"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3357C3CD" w14:textId="77777777" w:rsidR="00C81DF9" w:rsidRPr="00D618C3" w:rsidRDefault="00C81DF9"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Pr="00D618C3" w:rsidRDefault="00C81DF9"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08A8FD0D" w14:textId="77777777" w:rsidR="00C81DF9" w:rsidRPr="00D618C3" w:rsidRDefault="00C81DF9"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Pr="00D618C3" w:rsidRDefault="00C81DF9">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6CEA3B90" w14:textId="77777777" w:rsidR="00C81DF9" w:rsidRPr="00D618C3" w:rsidRDefault="00C81DF9">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00"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81DF9">
        <w:rPr>
          <w:b/>
          <w:noProof/>
          <w:lang w:val="en-US"/>
        </w:rPr>
        <w:t>1</w:t>
      </w:r>
      <w:r w:rsidRPr="00D618C3">
        <w:rPr>
          <w:b/>
        </w:rPr>
        <w:fldChar w:fldCharType="end"/>
      </w:r>
      <w:bookmarkEnd w:id="100"/>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01" w:name="_Toc474158331"/>
      <w:bookmarkStart w:id="102" w:name="_Toc476154890"/>
      <w:r>
        <w:rPr>
          <w:lang w:val="en-US"/>
        </w:rPr>
        <w:t>Configuring GammaRay</w:t>
      </w:r>
      <w:bookmarkEnd w:id="101"/>
      <w:bookmarkEnd w:id="10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10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81DF9">
        <w:rPr>
          <w:b/>
          <w:noProof/>
          <w:lang w:val="en-US"/>
        </w:rPr>
        <w:t>2</w:t>
      </w:r>
      <w:r w:rsidRPr="0002061E">
        <w:rPr>
          <w:b/>
        </w:rPr>
        <w:fldChar w:fldCharType="end"/>
      </w:r>
      <w:bookmarkEnd w:id="10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104" w:name="_Ref466988805"/>
      <w:bookmarkStart w:id="105" w:name="_Toc474158332"/>
      <w:bookmarkStart w:id="106" w:name="_Toc476154891"/>
      <w:r>
        <w:rPr>
          <w:lang w:val="en-US"/>
        </w:rPr>
        <w:t>Creating a project</w:t>
      </w:r>
      <w:bookmarkEnd w:id="104"/>
      <w:bookmarkEnd w:id="105"/>
      <w:bookmarkEnd w:id="106"/>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3C49D6" w:rsidP="003C49D6">
      <w:pPr>
        <w:keepNext/>
        <w:jc w:val="center"/>
        <w:rPr>
          <w:del w:id="107" w:author="Paulo Carvalho" w:date="2017-03-01T18:05:00Z"/>
        </w:rPr>
      </w:pPr>
      <w:del w:id="108" w:author="Paulo Carvalho" w:date="2017-03-01T18:05:00Z">
        <w:r>
          <w:rPr>
            <w:noProof/>
            <w:lang w:eastAsia="pt-BR"/>
          </w:rPr>
          <w:drawing>
            <wp:inline distT="0" distB="0" distL="0" distR="0" wp14:anchorId="1109E428" wp14:editId="438290CC">
              <wp:extent cx="1224501" cy="630804"/>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25110" cy="631118"/>
                      </a:xfrm>
                      <a:prstGeom prst="rect">
                        <a:avLst/>
                      </a:prstGeom>
                    </pic:spPr>
                  </pic:pic>
                </a:graphicData>
              </a:graphic>
            </wp:inline>
          </w:drawing>
        </w:r>
      </w:del>
    </w:p>
    <w:p w:rsidR="003C49D6" w:rsidRDefault="007219C2" w:rsidP="003C49D6">
      <w:pPr>
        <w:keepNext/>
        <w:jc w:val="center"/>
        <w:rPr>
          <w:ins w:id="109" w:author="Paulo Carvalho" w:date="2017-03-01T18:05:00Z"/>
        </w:rPr>
      </w:pPr>
      <w:ins w:id="110" w:author="Paulo Carvalho" w:date="2017-03-01T18:05:00Z">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ins>
    </w:p>
    <w:p w:rsidR="003C49D6" w:rsidRDefault="003C49D6" w:rsidP="003C49D6">
      <w:pPr>
        <w:pStyle w:val="Legenda"/>
        <w:jc w:val="center"/>
        <w:rPr>
          <w:lang w:val="en-US"/>
        </w:rPr>
      </w:pPr>
      <w:bookmarkStart w:id="11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81DF9">
        <w:rPr>
          <w:b/>
          <w:noProof/>
          <w:lang w:val="en-US"/>
        </w:rPr>
        <w:t>3</w:t>
      </w:r>
      <w:r w:rsidRPr="003C49D6">
        <w:rPr>
          <w:b/>
        </w:rPr>
        <w:fldChar w:fldCharType="end"/>
      </w:r>
      <w:bookmarkEnd w:id="111"/>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w:t>
      </w:r>
      <w:r w:rsidR="008E61E2">
        <w:rPr>
          <w:lang w:val="en-US"/>
        </w:rPr>
        <w:lastRenderedPageBreak/>
        <w:t>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12" w:name="_Toc474158333"/>
      <w:bookmarkStart w:id="113" w:name="_Toc476154892"/>
      <w:r>
        <w:rPr>
          <w:lang w:val="en-US"/>
        </w:rPr>
        <w:t>Adding data files to your project</w:t>
      </w:r>
      <w:bookmarkEnd w:id="112"/>
      <w:bookmarkEnd w:id="11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1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81DF9">
        <w:rPr>
          <w:b/>
          <w:noProof/>
          <w:lang w:val="en-US"/>
        </w:rPr>
        <w:t>4</w:t>
      </w:r>
      <w:r w:rsidRPr="00D41F31">
        <w:rPr>
          <w:b/>
        </w:rPr>
        <w:fldChar w:fldCharType="end"/>
      </w:r>
      <w:bookmarkEnd w:id="114"/>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1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5</w:t>
      </w:r>
      <w:r w:rsidRPr="00B87BB3">
        <w:rPr>
          <w:b/>
        </w:rPr>
        <w:fldChar w:fldCharType="end"/>
      </w:r>
      <w:bookmarkEnd w:id="115"/>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1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6</w:t>
      </w:r>
      <w:r w:rsidRPr="00B87BB3">
        <w:rPr>
          <w:b/>
        </w:rPr>
        <w:fldChar w:fldCharType="end"/>
      </w:r>
      <w:bookmarkEnd w:id="11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1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81DF9">
        <w:rPr>
          <w:b/>
          <w:noProof/>
          <w:lang w:val="en-US"/>
        </w:rPr>
        <w:t>7</w:t>
      </w:r>
      <w:r w:rsidRPr="00E44024">
        <w:rPr>
          <w:b/>
        </w:rPr>
        <w:fldChar w:fldCharType="end"/>
      </w:r>
      <w:bookmarkEnd w:id="11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18" w:name="_Toc474158334"/>
      <w:bookmarkStart w:id="119" w:name="_Toc476154893"/>
      <w:r>
        <w:rPr>
          <w:lang w:val="en-US"/>
        </w:rPr>
        <w:lastRenderedPageBreak/>
        <w:t>Removing data files from the project</w:t>
      </w:r>
      <w:bookmarkEnd w:id="118"/>
      <w:bookmarkEnd w:id="119"/>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120" w:name="_Toc474158335"/>
      <w:bookmarkStart w:id="121" w:name="_Toc476154894"/>
      <w:r>
        <w:rPr>
          <w:lang w:val="en-US"/>
        </w:rPr>
        <w:t>Conventions</w:t>
      </w:r>
      <w:bookmarkEnd w:id="120"/>
      <w:bookmarkEnd w:id="12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2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81DF9">
        <w:rPr>
          <w:b/>
          <w:noProof/>
          <w:lang w:val="en-US"/>
        </w:rPr>
        <w:t>8</w:t>
      </w:r>
      <w:r w:rsidRPr="00FC4638">
        <w:rPr>
          <w:b/>
        </w:rPr>
        <w:fldChar w:fldCharType="end"/>
      </w:r>
      <w:bookmarkEnd w:id="12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23" w:name="_Toc474158336"/>
      <w:bookmarkStart w:id="124" w:name="_Toc476154895"/>
      <w:r>
        <w:rPr>
          <w:lang w:val="en-US"/>
        </w:rPr>
        <w:t>Plot Dialog</w:t>
      </w:r>
      <w:bookmarkEnd w:id="123"/>
      <w:bookmarkEnd w:id="12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del w:id="125" w:author="Paulo Carvalho" w:date="2017-03-01T18:05:00Z">
        <w:r w:rsidRPr="001E6003">
          <w:rPr>
            <w:b/>
            <w:noProof/>
            <w:lang w:val="en-US"/>
          </w:rPr>
          <w:delText>8</w:delText>
        </w:r>
      </w:del>
      <w:ins w:id="126" w:author="Paulo Carvalho" w:date="2017-03-01T18:05:00Z">
        <w:r w:rsidR="00E057FD">
          <w:rPr>
            <w:b/>
            <w:noProof/>
            <w:lang w:val="en-US"/>
          </w:rPr>
          <w:t>9</w:t>
        </w:r>
      </w:ins>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Default="00C81DF9" w:rsidP="00690DF8">
                            <w:pPr>
                              <w:rPr>
                                <w:sz w:val="48"/>
                              </w:rPr>
                            </w:pPr>
                            <w:r w:rsidRPr="00D618C3">
                              <w:rPr>
                                <w:sz w:val="48"/>
                              </w:rPr>
                              <w:t>A</w:t>
                            </w:r>
                          </w:p>
                          <w:p w:rsidR="00C81DF9" w:rsidRDefault="00C81DF9" w:rsidP="00690DF8">
                            <w:pPr>
                              <w:rPr>
                                <w:sz w:val="48"/>
                              </w:rPr>
                            </w:pPr>
                            <w:r>
                              <w:rPr>
                                <w:sz w:val="48"/>
                              </w:rPr>
                              <w:t>B</w:t>
                            </w:r>
                          </w:p>
                          <w:p w:rsidR="00C81DF9" w:rsidRDefault="00C81DF9" w:rsidP="00690DF8">
                            <w:pPr>
                              <w:rPr>
                                <w:sz w:val="48"/>
                              </w:rPr>
                            </w:pPr>
                            <w:r>
                              <w:rPr>
                                <w:sz w:val="48"/>
                              </w:rPr>
                              <w:t>C</w:t>
                            </w:r>
                          </w:p>
                          <w:p w:rsidR="00C81DF9" w:rsidRDefault="00C81DF9" w:rsidP="00690DF8">
                            <w:pPr>
                              <w:rPr>
                                <w:sz w:val="48"/>
                              </w:rPr>
                            </w:pPr>
                            <w:r>
                              <w:rPr>
                                <w:sz w:val="48"/>
                              </w:rPr>
                              <w:t>D</w:t>
                            </w:r>
                          </w:p>
                          <w:p w:rsidR="00C81DF9" w:rsidRDefault="00C81DF9" w:rsidP="00690DF8">
                            <w:pPr>
                              <w:rPr>
                                <w:sz w:val="48"/>
                              </w:rPr>
                            </w:pPr>
                            <w:r>
                              <w:rPr>
                                <w:sz w:val="48"/>
                              </w:rPr>
                              <w:t>E</w:t>
                            </w:r>
                          </w:p>
                          <w:p w:rsidR="00C81DF9" w:rsidRDefault="00C81DF9" w:rsidP="00690DF8">
                            <w:pPr>
                              <w:rPr>
                                <w:sz w:val="48"/>
                              </w:rPr>
                            </w:pPr>
                            <w:r>
                              <w:rPr>
                                <w:sz w:val="48"/>
                              </w:rPr>
                              <w:t>F</w:t>
                            </w:r>
                          </w:p>
                          <w:p w:rsidR="00C81DF9" w:rsidRDefault="00C81DF9" w:rsidP="00690DF8">
                            <w:pPr>
                              <w:rPr>
                                <w:sz w:val="48"/>
                              </w:rPr>
                            </w:pPr>
                          </w:p>
                          <w:p w:rsidR="00C81DF9" w:rsidRPr="00D618C3" w:rsidRDefault="00C81DF9"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0AC462E2" w14:textId="77777777" w:rsidR="00C81DF9" w:rsidRDefault="00C81DF9" w:rsidP="00690DF8">
                      <w:pPr>
                        <w:rPr>
                          <w:sz w:val="48"/>
                        </w:rPr>
                      </w:pPr>
                      <w:r w:rsidRPr="00D618C3">
                        <w:rPr>
                          <w:sz w:val="48"/>
                        </w:rPr>
                        <w:t>A</w:t>
                      </w:r>
                    </w:p>
                    <w:p w14:paraId="2B1225E2" w14:textId="77777777" w:rsidR="00C81DF9" w:rsidRDefault="00C81DF9" w:rsidP="00690DF8">
                      <w:pPr>
                        <w:rPr>
                          <w:sz w:val="48"/>
                        </w:rPr>
                      </w:pPr>
                      <w:r>
                        <w:rPr>
                          <w:sz w:val="48"/>
                        </w:rPr>
                        <w:t>B</w:t>
                      </w:r>
                    </w:p>
                    <w:p w14:paraId="72442843" w14:textId="77777777" w:rsidR="00C81DF9" w:rsidRDefault="00C81DF9" w:rsidP="00690DF8">
                      <w:pPr>
                        <w:rPr>
                          <w:sz w:val="48"/>
                        </w:rPr>
                      </w:pPr>
                      <w:r>
                        <w:rPr>
                          <w:sz w:val="48"/>
                        </w:rPr>
                        <w:t>C</w:t>
                      </w:r>
                    </w:p>
                    <w:p w14:paraId="3BC99863" w14:textId="77777777" w:rsidR="00C81DF9" w:rsidRDefault="00C81DF9" w:rsidP="00690DF8">
                      <w:pPr>
                        <w:rPr>
                          <w:sz w:val="48"/>
                        </w:rPr>
                      </w:pPr>
                      <w:r>
                        <w:rPr>
                          <w:sz w:val="48"/>
                        </w:rPr>
                        <w:t>D</w:t>
                      </w:r>
                    </w:p>
                    <w:p w14:paraId="3FE7E628" w14:textId="77777777" w:rsidR="00C81DF9" w:rsidRDefault="00C81DF9" w:rsidP="00690DF8">
                      <w:pPr>
                        <w:rPr>
                          <w:sz w:val="48"/>
                        </w:rPr>
                      </w:pPr>
                      <w:r>
                        <w:rPr>
                          <w:sz w:val="48"/>
                        </w:rPr>
                        <w:t>E</w:t>
                      </w:r>
                    </w:p>
                    <w:p w14:paraId="3E755E5A" w14:textId="77777777" w:rsidR="00C81DF9" w:rsidRDefault="00C81DF9" w:rsidP="00690DF8">
                      <w:pPr>
                        <w:rPr>
                          <w:sz w:val="48"/>
                        </w:rPr>
                      </w:pPr>
                      <w:r>
                        <w:rPr>
                          <w:sz w:val="48"/>
                        </w:rPr>
                        <w:t>F</w:t>
                      </w:r>
                    </w:p>
                    <w:p w14:paraId="37B18A06" w14:textId="77777777" w:rsidR="00C81DF9" w:rsidRDefault="00C81DF9" w:rsidP="00690DF8">
                      <w:pPr>
                        <w:rPr>
                          <w:sz w:val="48"/>
                        </w:rPr>
                      </w:pPr>
                    </w:p>
                    <w:p w14:paraId="3108CE2A" w14:textId="77777777" w:rsidR="00C81DF9" w:rsidRPr="00D618C3" w:rsidRDefault="00C81DF9"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81DF9">
        <w:rPr>
          <w:b/>
          <w:noProof/>
          <w:lang w:val="en-US"/>
        </w:rPr>
        <w:t>9</w:t>
      </w:r>
      <w:r w:rsidRPr="001E6003">
        <w:rPr>
          <w:b/>
        </w:rPr>
        <w:fldChar w:fldCharType="end"/>
      </w:r>
      <w:bookmarkEnd w:id="1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28" w:name="_Toc474158337"/>
      <w:bookmarkStart w:id="129" w:name="_Toc476154896"/>
      <w:r>
        <w:rPr>
          <w:lang w:val="en-US"/>
        </w:rPr>
        <w:t>Parameters Dialog</w:t>
      </w:r>
      <w:bookmarkEnd w:id="128"/>
      <w:bookmarkEnd w:id="12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3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81DF9">
        <w:rPr>
          <w:b/>
          <w:noProof/>
          <w:lang w:val="en-US"/>
        </w:rPr>
        <w:t>10</w:t>
      </w:r>
      <w:r w:rsidRPr="001B4A6B">
        <w:rPr>
          <w:b/>
        </w:rPr>
        <w:fldChar w:fldCharType="end"/>
      </w:r>
      <w:bookmarkEnd w:id="13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131" w:name="_Toc474158338"/>
      <w:bookmarkStart w:id="132" w:name="_Toc476154897"/>
      <w:r>
        <w:rPr>
          <w:lang w:val="en-US"/>
        </w:rPr>
        <w:t>(PLANNED) 3D Viewer</w:t>
      </w:r>
      <w:bookmarkEnd w:id="131"/>
      <w:bookmarkEnd w:id="132"/>
    </w:p>
    <w:p w:rsidR="00A70A05" w:rsidRDefault="00C971F2" w:rsidP="00A70A05">
      <w:pPr>
        <w:pStyle w:val="Ttulo1"/>
        <w:rPr>
          <w:lang w:val="en-US"/>
        </w:rPr>
      </w:pPr>
      <w:bookmarkStart w:id="133" w:name="_Toc474158339"/>
      <w:bookmarkStart w:id="134" w:name="_Toc476154898"/>
      <w:r>
        <w:rPr>
          <w:lang w:val="en-US"/>
        </w:rPr>
        <w:t>Exploratory data analysis</w:t>
      </w:r>
      <w:bookmarkEnd w:id="133"/>
      <w:bookmarkEnd w:id="13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35" w:name="_Toc474158340"/>
      <w:bookmarkStart w:id="136" w:name="_Toc476154899"/>
      <w:r>
        <w:rPr>
          <w:lang w:val="en-US"/>
        </w:rPr>
        <w:t>Map / data display</w:t>
      </w:r>
      <w:bookmarkEnd w:id="135"/>
      <w:bookmarkEnd w:id="13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3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81DF9">
        <w:rPr>
          <w:b/>
          <w:noProof/>
          <w:lang w:val="en-US"/>
        </w:rPr>
        <w:t>11</w:t>
      </w:r>
      <w:r w:rsidRPr="00317684">
        <w:rPr>
          <w:b/>
        </w:rPr>
        <w:fldChar w:fldCharType="end"/>
      </w:r>
      <w:bookmarkEnd w:id="13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3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81DF9">
        <w:rPr>
          <w:b/>
          <w:noProof/>
          <w:lang w:val="en-US"/>
        </w:rPr>
        <w:t>12</w:t>
      </w:r>
      <w:r w:rsidRPr="003C5B78">
        <w:rPr>
          <w:b/>
        </w:rPr>
        <w:fldChar w:fldCharType="end"/>
      </w:r>
      <w:bookmarkEnd w:id="138"/>
      <w:r w:rsidRPr="005E7EA3">
        <w:rPr>
          <w:lang w:val="en-US"/>
        </w:rPr>
        <w:t xml:space="preserve"> plot of a XY slice (map) of a regular grid.</w:t>
      </w:r>
    </w:p>
    <w:p w:rsidR="00C76F40" w:rsidRDefault="00C76F40" w:rsidP="00C76F40">
      <w:pPr>
        <w:pStyle w:val="Ttulo2"/>
        <w:rPr>
          <w:lang w:val="en-US"/>
        </w:rPr>
      </w:pPr>
      <w:bookmarkStart w:id="139" w:name="_Ref466994790"/>
      <w:bookmarkStart w:id="140" w:name="_Toc474158341"/>
      <w:bookmarkStart w:id="141" w:name="_Toc476154900"/>
      <w:r>
        <w:rPr>
          <w:lang w:val="en-US"/>
        </w:rPr>
        <w:t>Histogram</w:t>
      </w:r>
      <w:bookmarkEnd w:id="139"/>
      <w:bookmarkEnd w:id="140"/>
      <w:bookmarkEnd w:id="14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142" w:name="_Toc474158342"/>
      <w:bookmarkStart w:id="143" w:name="_Toc476154901"/>
      <w:r>
        <w:rPr>
          <w:lang w:val="en-US"/>
        </w:rPr>
        <w:t>Troubleshooting</w:t>
      </w:r>
      <w:bookmarkEnd w:id="142"/>
      <w:bookmarkEnd w:id="14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144" w:name="_Toc474158343"/>
      <w:bookmarkStart w:id="145" w:name="_Toc476154902"/>
      <w:r>
        <w:rPr>
          <w:lang w:val="en-US"/>
        </w:rPr>
        <w:t>Crossplot</w:t>
      </w:r>
      <w:bookmarkEnd w:id="144"/>
      <w:bookmarkEnd w:id="14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4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81DF9">
        <w:rPr>
          <w:b/>
          <w:noProof/>
          <w:lang w:val="en-US"/>
        </w:rPr>
        <w:t>13</w:t>
      </w:r>
      <w:r w:rsidRPr="0083304A">
        <w:rPr>
          <w:b/>
        </w:rPr>
        <w:fldChar w:fldCharType="end"/>
      </w:r>
      <w:bookmarkEnd w:id="146"/>
      <w:r w:rsidRPr="004E5078">
        <w:rPr>
          <w:lang w:val="en-US"/>
        </w:rPr>
        <w:t xml:space="preserve"> a 3-variable crossplot.</w:t>
      </w:r>
    </w:p>
    <w:p w:rsidR="008B3E5A" w:rsidRDefault="008B3E5A" w:rsidP="008B3E5A">
      <w:pPr>
        <w:pStyle w:val="Ttulo2"/>
        <w:rPr>
          <w:lang w:val="en-US"/>
        </w:rPr>
      </w:pPr>
      <w:bookmarkStart w:id="147" w:name="_Ref467343883"/>
      <w:bookmarkStart w:id="148" w:name="_Toc474158344"/>
      <w:bookmarkStart w:id="149" w:name="_Toc476154903"/>
      <w:r>
        <w:rPr>
          <w:lang w:val="en-US"/>
        </w:rPr>
        <w:t>Probability plot</w:t>
      </w:r>
      <w:bookmarkEnd w:id="147"/>
      <w:bookmarkEnd w:id="148"/>
      <w:bookmarkEnd w:id="14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5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81DF9">
        <w:rPr>
          <w:b/>
          <w:noProof/>
          <w:lang w:val="en-US"/>
        </w:rPr>
        <w:t>14</w:t>
      </w:r>
      <w:r w:rsidRPr="00112D6F">
        <w:rPr>
          <w:b/>
        </w:rPr>
        <w:fldChar w:fldCharType="end"/>
      </w:r>
      <w:bookmarkEnd w:id="15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51" w:name="_Toc474158345"/>
      <w:bookmarkStart w:id="152" w:name="_Toc476154904"/>
      <w:r>
        <w:rPr>
          <w:lang w:val="en-US"/>
        </w:rPr>
        <w:t>Q-Q and P-P plots</w:t>
      </w:r>
      <w:bookmarkEnd w:id="151"/>
      <w:bookmarkEnd w:id="15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5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81DF9">
        <w:rPr>
          <w:b/>
          <w:noProof/>
          <w:lang w:val="en-US"/>
        </w:rPr>
        <w:t>15</w:t>
      </w:r>
      <w:r w:rsidRPr="00075F01">
        <w:rPr>
          <w:b/>
        </w:rPr>
        <w:fldChar w:fldCharType="end"/>
      </w:r>
      <w:bookmarkEnd w:id="15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5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81DF9">
        <w:rPr>
          <w:b/>
          <w:noProof/>
          <w:lang w:val="en-US"/>
        </w:rPr>
        <w:t>16</w:t>
      </w:r>
      <w:r w:rsidRPr="00A65EB4">
        <w:rPr>
          <w:b/>
        </w:rPr>
        <w:fldChar w:fldCharType="end"/>
      </w:r>
      <w:bookmarkEnd w:id="15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55" w:name="_Ref466988951"/>
      <w:bookmarkStart w:id="156" w:name="_Toc474158346"/>
      <w:bookmarkStart w:id="157" w:name="_Toc476154905"/>
      <w:r>
        <w:rPr>
          <w:lang w:val="en-US"/>
        </w:rPr>
        <w:t>Univariate distribution modeling</w:t>
      </w:r>
      <w:bookmarkEnd w:id="155"/>
      <w:bookmarkEnd w:id="156"/>
      <w:bookmarkEnd w:id="15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del w:id="158" w:author="Paulo Carvalho" w:date="2017-03-01T18:05:00Z">
        <w:r w:rsidRPr="009F6B2E">
          <w:rPr>
            <w:b/>
            <w:noProof/>
            <w:lang w:val="en-US"/>
          </w:rPr>
          <w:delText>13</w:delText>
        </w:r>
      </w:del>
      <w:ins w:id="159" w:author="Paulo Carvalho" w:date="2017-03-01T18:05:00Z">
        <w:r w:rsidR="00E057FD">
          <w:rPr>
            <w:b/>
            <w:noProof/>
            <w:lang w:val="en-US"/>
          </w:rPr>
          <w:t>17</w:t>
        </w:r>
      </w:ins>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60"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17</w:t>
      </w:r>
      <w:r w:rsidRPr="009F6B2E">
        <w:rPr>
          <w:b/>
        </w:rPr>
        <w:fldChar w:fldCharType="end"/>
      </w:r>
      <w:bookmarkEnd w:id="160"/>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61"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18</w:t>
      </w:r>
      <w:r w:rsidRPr="009F6B2E">
        <w:rPr>
          <w:b/>
        </w:rPr>
        <w:fldChar w:fldCharType="end"/>
      </w:r>
      <w:bookmarkEnd w:id="161"/>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62"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81DF9">
        <w:rPr>
          <w:b/>
          <w:noProof/>
          <w:lang w:val="en-US"/>
        </w:rPr>
        <w:t>19</w:t>
      </w:r>
      <w:r w:rsidRPr="001E745C">
        <w:rPr>
          <w:b/>
        </w:rPr>
        <w:fldChar w:fldCharType="end"/>
      </w:r>
      <w:bookmarkEnd w:id="162"/>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163" w:name="_Toc474158347"/>
      <w:bookmarkStart w:id="164" w:name="_Toc476154906"/>
      <w:r>
        <w:rPr>
          <w:lang w:val="en-US"/>
        </w:rPr>
        <w:t>Troubleshooting</w:t>
      </w:r>
      <w:bookmarkEnd w:id="163"/>
      <w:bookmarkEnd w:id="1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65" w:name="_Toc474158348"/>
      <w:bookmarkStart w:id="166" w:name="_Toc476154907"/>
      <w:r>
        <w:rPr>
          <w:lang w:val="en-US"/>
        </w:rPr>
        <w:t>Bivariate distribution modeling</w:t>
      </w:r>
      <w:bookmarkEnd w:id="165"/>
      <w:bookmarkEnd w:id="16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del w:id="167" w:author="Paulo Carvalho" w:date="2017-03-01T18:05:00Z">
        <w:r w:rsidR="00B90C89" w:rsidRPr="00B90C89">
          <w:rPr>
            <w:b/>
            <w:noProof/>
            <w:lang w:val="en-US"/>
          </w:rPr>
          <w:delText>15</w:delText>
        </w:r>
      </w:del>
      <w:ins w:id="168" w:author="Paulo Carvalho" w:date="2017-03-01T18:05:00Z">
        <w:r w:rsidR="00E057FD">
          <w:rPr>
            <w:b/>
            <w:noProof/>
            <w:lang w:val="en-US"/>
          </w:rPr>
          <w:t>20</w:t>
        </w:r>
      </w:ins>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6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81DF9">
        <w:rPr>
          <w:b/>
          <w:noProof/>
          <w:lang w:val="en-US"/>
        </w:rPr>
        <w:t>20</w:t>
      </w:r>
      <w:r w:rsidRPr="00B90C89">
        <w:rPr>
          <w:b/>
        </w:rPr>
        <w:fldChar w:fldCharType="end"/>
      </w:r>
      <w:bookmarkEnd w:id="169"/>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7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81DF9">
        <w:rPr>
          <w:b/>
          <w:noProof/>
          <w:lang w:val="en-US"/>
        </w:rPr>
        <w:t>21</w:t>
      </w:r>
      <w:r w:rsidRPr="00900903">
        <w:rPr>
          <w:b/>
        </w:rPr>
        <w:fldChar w:fldCharType="end"/>
      </w:r>
      <w:bookmarkEnd w:id="17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7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81DF9">
        <w:rPr>
          <w:b/>
          <w:noProof/>
          <w:lang w:val="en-US"/>
        </w:rPr>
        <w:t>22</w:t>
      </w:r>
      <w:r w:rsidRPr="00C11E6D">
        <w:rPr>
          <w:b/>
        </w:rPr>
        <w:fldChar w:fldCharType="end"/>
      </w:r>
      <w:bookmarkEnd w:id="17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172" w:name="_Toc474158349"/>
      <w:bookmarkStart w:id="173" w:name="_Toc476154908"/>
      <w:r>
        <w:rPr>
          <w:lang w:val="en-US"/>
        </w:rPr>
        <w:t>Troubleshooting</w:t>
      </w:r>
      <w:bookmarkEnd w:id="172"/>
      <w:bookmarkEnd w:id="17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74" w:name="_Toc474158350"/>
      <w:bookmarkStart w:id="175" w:name="_Toc476154909"/>
      <w:r>
        <w:rPr>
          <w:lang w:val="en-US"/>
        </w:rPr>
        <w:t>Data preparation</w:t>
      </w:r>
      <w:bookmarkEnd w:id="174"/>
      <w:bookmarkEnd w:id="17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76" w:name="_Toc474158351"/>
      <w:bookmarkStart w:id="177" w:name="_Toc476154910"/>
      <w:r>
        <w:rPr>
          <w:lang w:val="en-US"/>
        </w:rPr>
        <w:t>Declustering</w:t>
      </w:r>
      <w:bookmarkEnd w:id="176"/>
      <w:bookmarkEnd w:id="17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del w:id="178" w:author="Paulo Carvalho" w:date="2017-03-01T18:05:00Z">
        <w:r w:rsidR="004E5078" w:rsidRPr="004E5078">
          <w:rPr>
            <w:b/>
            <w:noProof/>
            <w:lang w:val="en-US"/>
          </w:rPr>
          <w:delText>12</w:delText>
        </w:r>
      </w:del>
      <w:ins w:id="179" w:author="Paulo Carvalho" w:date="2017-03-01T18:05:00Z">
        <w:r w:rsidR="00E057FD">
          <w:rPr>
            <w:b/>
            <w:noProof/>
            <w:lang w:val="en-US"/>
          </w:rPr>
          <w:t>23</w:t>
        </w:r>
      </w:ins>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80"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81DF9">
        <w:rPr>
          <w:b/>
          <w:noProof/>
          <w:lang w:val="en-US"/>
        </w:rPr>
        <w:t>23</w:t>
      </w:r>
      <w:r w:rsidRPr="004E5078">
        <w:rPr>
          <w:b/>
        </w:rPr>
        <w:fldChar w:fldCharType="end"/>
      </w:r>
      <w:bookmarkEnd w:id="180"/>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81"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81DF9">
        <w:rPr>
          <w:b/>
          <w:noProof/>
          <w:lang w:val="en-US"/>
        </w:rPr>
        <w:t>24</w:t>
      </w:r>
      <w:r w:rsidRPr="00974525">
        <w:rPr>
          <w:b/>
        </w:rPr>
        <w:fldChar w:fldCharType="end"/>
      </w:r>
      <w:bookmarkEnd w:id="181"/>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82" w:name="_Toc474158352"/>
      <w:bookmarkStart w:id="183"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82"/>
      <w:bookmarkEnd w:id="18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8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81DF9">
        <w:rPr>
          <w:b/>
          <w:noProof/>
          <w:lang w:val="en-US"/>
        </w:rPr>
        <w:t>25</w:t>
      </w:r>
      <w:r w:rsidRPr="0069378D">
        <w:rPr>
          <w:b/>
        </w:rPr>
        <w:fldChar w:fldCharType="end"/>
      </w:r>
      <w:bookmarkEnd w:id="184"/>
      <w:r w:rsidRPr="0069378D">
        <w:rPr>
          <w:lang w:val="en-US"/>
        </w:rPr>
        <w:t xml:space="preserve"> Map of inconsistent declustering weights.</w:t>
      </w:r>
    </w:p>
    <w:p w:rsidR="0069378D" w:rsidRDefault="006E2CA9" w:rsidP="006E2CA9">
      <w:pPr>
        <w:pStyle w:val="Ttulo2"/>
        <w:rPr>
          <w:lang w:val="en-US"/>
        </w:rPr>
      </w:pPr>
      <w:bookmarkStart w:id="185" w:name="_Toc474158353"/>
      <w:bookmarkStart w:id="186" w:name="_Toc476154912"/>
      <w:r>
        <w:rPr>
          <w:lang w:val="en-US"/>
        </w:rPr>
        <w:t>Normal Score Transform</w:t>
      </w:r>
      <w:bookmarkEnd w:id="185"/>
      <w:bookmarkEnd w:id="18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8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81DF9">
        <w:rPr>
          <w:b/>
          <w:noProof/>
          <w:lang w:val="en-US"/>
        </w:rPr>
        <w:t>26</w:t>
      </w:r>
      <w:r w:rsidRPr="003845AA">
        <w:rPr>
          <w:b/>
        </w:rPr>
        <w:fldChar w:fldCharType="end"/>
      </w:r>
      <w:bookmarkEnd w:id="18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88" w:name="_Ref466989082"/>
      <w:bookmarkStart w:id="189" w:name="_Toc474158354"/>
      <w:bookmarkStart w:id="190" w:name="_Toc476154913"/>
      <w:r>
        <w:rPr>
          <w:lang w:val="en-US"/>
        </w:rPr>
        <w:t>Transfer collocated values</w:t>
      </w:r>
      <w:bookmarkEnd w:id="188"/>
      <w:bookmarkEnd w:id="189"/>
      <w:bookmarkEnd w:id="19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colocated values from … to </w:t>
      </w:r>
      <w:ins w:id="191" w:author="Paulo Carvalho" w:date="2017-03-01T18:05:00Z">
        <w:r w:rsidR="00225F28">
          <w:rPr>
            <w:lang w:val="en-US"/>
          </w:rPr>
          <w:t>…”</w:t>
        </w:r>
        <w:r w:rsidR="00A316B9">
          <w:rPr>
            <w:lang w:val="en-US"/>
          </w:rPr>
          <w:t xml:space="preserve"> option</w:t>
        </w:r>
        <w:r>
          <w:rPr>
            <w:lang w:val="en-US"/>
          </w:rPr>
          <w:t>.</w:t>
        </w:r>
      </w:ins>
      <w:del w:id="192" w:author="Paulo Carvalho" w:date="2017-03-01T18:05:00Z">
        <w:r w:rsidR="00225F28">
          <w:rPr>
            <w:lang w:val="en-US"/>
          </w:rPr>
          <w:delText>…”</w:delText>
        </w:r>
        <w:r>
          <w:rPr>
            <w:lang w:val="en-US"/>
          </w:rPr>
          <w:delText>.</w:delText>
        </w:r>
      </w:del>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93" w:name="_Ref473478005"/>
      <w:bookmarkStart w:id="194" w:name="_Toc474158355"/>
      <w:bookmarkStart w:id="195" w:name="_Toc476154914"/>
      <w:r>
        <w:rPr>
          <w:lang w:val="en-US"/>
        </w:rPr>
        <w:t>Creating a grid for estimation or simulation</w:t>
      </w:r>
      <w:bookmarkEnd w:id="193"/>
      <w:bookmarkEnd w:id="194"/>
      <w:bookmarkEnd w:id="195"/>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9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81DF9">
        <w:rPr>
          <w:b/>
          <w:noProof/>
          <w:lang w:val="en-US"/>
        </w:rPr>
        <w:t>27</w:t>
      </w:r>
      <w:r w:rsidRPr="00EB557E">
        <w:rPr>
          <w:b/>
        </w:rPr>
        <w:fldChar w:fldCharType="end"/>
      </w:r>
      <w:bookmarkEnd w:id="19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97" w:name="_Toc474158356"/>
      <w:bookmarkStart w:id="198" w:name="_Toc476154915"/>
      <w:r>
        <w:rPr>
          <w:lang w:val="en-US"/>
        </w:rPr>
        <w:t>Convert a grid to point set</w:t>
      </w:r>
      <w:bookmarkEnd w:id="197"/>
      <w:bookmarkEnd w:id="198"/>
    </w:p>
    <w:p w:rsidR="00DE731C" w:rsidRDefault="004E4DC8" w:rsidP="00EB557E">
      <w:pPr>
        <w:jc w:val="both"/>
        <w:rPr>
          <w:ins w:id="199" w:author="Paulo Carvalho" w:date="2017-03-01T18:05:00Z"/>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w:t>
      </w:r>
      <w:ins w:id="200" w:author="Paulo Carvalho" w:date="2017-03-01T18:05:00Z">
        <w:r w:rsidR="00DE731C">
          <w:rPr>
            <w:lang w:val="en-US"/>
          </w:rPr>
          <w:t xml:space="preserve">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ins>
    </w:p>
    <w:p w:rsidR="004E4DC8" w:rsidRDefault="00C34B8F" w:rsidP="00EB557E">
      <w:pPr>
        <w:jc w:val="both"/>
        <w:rPr>
          <w:lang w:val="en-US"/>
        </w:rPr>
      </w:pPr>
      <w:r>
        <w:rPr>
          <w:lang w:val="en-US"/>
        </w:rPr>
        <w:lastRenderedPageBreak/>
        <w:t>This</w:t>
      </w:r>
      <w:ins w:id="201" w:author="Paulo Carvalho" w:date="2017-03-01T18:05:00Z">
        <w:r w:rsidR="00DE731C">
          <w:rPr>
            <w:lang w:val="en-US"/>
          </w:rPr>
          <w:t xml:space="preserve"> conversion</w:t>
        </w:r>
      </w:ins>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ins w:id="202" w:author="Paulo Carvalho" w:date="2017-03-01T18:05:00Z"/>
          <w:lang w:val="en-US"/>
        </w:rPr>
      </w:pPr>
      <w:bookmarkStart w:id="203" w:name="_Ref476083232"/>
      <w:bookmarkStart w:id="204" w:name="_Toc476154916"/>
      <w:bookmarkStart w:id="205" w:name="_Ref474598060"/>
      <w:ins w:id="206" w:author="Paulo Carvalho" w:date="2017-03-01T18:05:00Z">
        <w:r>
          <w:rPr>
            <w:lang w:val="en-US"/>
          </w:rPr>
          <w:t xml:space="preserve">Look for duplicate samples or </w:t>
        </w:r>
        <w:r w:rsidR="00571A79">
          <w:rPr>
            <w:lang w:val="en-US"/>
          </w:rPr>
          <w:t>samples</w:t>
        </w:r>
        <w:r>
          <w:rPr>
            <w:lang w:val="en-US"/>
          </w:rPr>
          <w:t xml:space="preserve"> too close</w:t>
        </w:r>
        <w:bookmarkEnd w:id="203"/>
        <w:bookmarkEnd w:id="204"/>
      </w:ins>
    </w:p>
    <w:p w:rsidR="00C00016" w:rsidRDefault="00571A79" w:rsidP="00EB557E">
      <w:pPr>
        <w:jc w:val="both"/>
        <w:rPr>
          <w:ins w:id="207" w:author="Paulo Carvalho" w:date="2017-03-01T18:05:00Z"/>
          <w:lang w:val="en-US"/>
        </w:rPr>
      </w:pPr>
      <w:ins w:id="208" w:author="Paulo Carvalho" w:date="2017-03-01T18:05:00Z">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ins>
    </w:p>
    <w:p w:rsidR="00C00016" w:rsidRDefault="00C00016" w:rsidP="00EB557E">
      <w:pPr>
        <w:jc w:val="both"/>
        <w:rPr>
          <w:ins w:id="209" w:author="Paulo Carvalho" w:date="2017-03-01T18:05:00Z"/>
          <w:lang w:val="en-US"/>
        </w:rPr>
      </w:pPr>
      <w:ins w:id="210" w:author="Paulo Carvalho" w:date="2017-03-01T18:05:00Z">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ins>
    </w:p>
    <w:p w:rsidR="00571A79" w:rsidRDefault="00F750AA" w:rsidP="00EB557E">
      <w:pPr>
        <w:jc w:val="both"/>
        <w:rPr>
          <w:ins w:id="211" w:author="Paulo Carvalho" w:date="2017-03-01T18:05:00Z"/>
          <w:lang w:val="en-US"/>
        </w:rPr>
      </w:pPr>
      <w:ins w:id="212" w:author="Paulo Carvalho" w:date="2017-03-01T18:05:00Z">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ins>
      <w:r w:rsidR="004B2CBF">
        <w:rPr>
          <w:lang w:val="en-US"/>
        </w:rPr>
      </w:r>
      <w:ins w:id="213" w:author="Paulo Carvalho" w:date="2017-03-01T18:05:00Z">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ins>
    </w:p>
    <w:p w:rsidR="00302F3C" w:rsidRDefault="00CD1B14" w:rsidP="00302F3C">
      <w:pPr>
        <w:pStyle w:val="Ttulo1"/>
        <w:rPr>
          <w:lang w:val="en-US"/>
        </w:rPr>
      </w:pPr>
      <w:bookmarkStart w:id="214" w:name="_Toc474158357"/>
      <w:bookmarkStart w:id="215" w:name="_Toc476154917"/>
      <w:r>
        <w:rPr>
          <w:lang w:val="en-US"/>
        </w:rPr>
        <w:t>(WIP)</w:t>
      </w:r>
      <w:ins w:id="216" w:author="Paulo Carvalho" w:date="2017-03-01T18:05:00Z">
        <w:r w:rsidR="005A140C">
          <w:rPr>
            <w:lang w:val="en-US"/>
          </w:rPr>
          <w:t xml:space="preserve"> </w:t>
        </w:r>
      </w:ins>
      <w:r w:rsidR="00302F3C">
        <w:rPr>
          <w:lang w:val="en-US"/>
        </w:rPr>
        <w:t>Data classification</w:t>
      </w:r>
      <w:bookmarkEnd w:id="205"/>
      <w:bookmarkEnd w:id="214"/>
      <w:bookmarkEnd w:id="21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217" w:name="_Toc474158358"/>
      <w:bookmarkStart w:id="218" w:name="_Toc476154918"/>
      <w:r>
        <w:rPr>
          <w:lang w:val="en-US"/>
        </w:rPr>
        <w:t>Category definition</w:t>
      </w:r>
      <w:bookmarkEnd w:id="217"/>
      <w:bookmarkEnd w:id="218"/>
    </w:p>
    <w:p w:rsidR="006C39EE" w:rsidRDefault="006C39EE" w:rsidP="006C39EE">
      <w:pPr>
        <w:jc w:val="both"/>
        <w:rPr>
          <w:lang w:val="en-US"/>
        </w:rPr>
      </w:pPr>
      <w:r>
        <w:rPr>
          <w:lang w:val="en-US"/>
        </w:rPr>
        <w:t xml:space="preserve">Before any classification takes place, it is necessary to define the categories.  </w:t>
      </w:r>
      <w:del w:id="219" w:author="Paulo Carvalho" w:date="2017-03-01T18:05:00Z">
        <w:r>
          <w:rPr>
            <w:lang w:val="en-US"/>
          </w:rPr>
          <w:delText>In GammaRay this means to create a list of triplets: code, name and color</w:delText>
        </w:r>
      </w:del>
      <w:ins w:id="220" w:author="Paulo Carvalho" w:date="2017-03-01T18:05:00Z">
        <w:r>
          <w:rPr>
            <w:lang w:val="en-US"/>
          </w:rPr>
          <w:t>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ins>
      <w:r w:rsidR="00EA1B44">
        <w:rPr>
          <w:lang w:val="en-US"/>
        </w:rPr>
      </w:r>
      <w:ins w:id="221" w:author="Paulo Carvalho" w:date="2017-03-01T18:05:00Z">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w:t>
        </w:r>
        <w:r w:rsidR="00E057FD">
          <w:rPr>
            <w:lang w:val="en-US"/>
          </w:rPr>
          <w:lastRenderedPageBreak/>
          <w:t xml:space="preserve">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ins>
      <w:r w:rsidR="00E057FD">
        <w:rPr>
          <w:lang w:val="en-US"/>
        </w:rPr>
        <w:t>.</w:t>
      </w:r>
    </w:p>
    <w:p w:rsidR="00EA1B44" w:rsidRDefault="00EA1B44" w:rsidP="00EA1B44">
      <w:pPr>
        <w:keepNext/>
        <w:jc w:val="center"/>
        <w:rPr>
          <w:ins w:id="222" w:author="Paulo Carvalho" w:date="2017-03-01T18:05:00Z"/>
        </w:rPr>
      </w:pPr>
      <w:ins w:id="223" w:author="Paulo Carvalho" w:date="2017-03-01T18:05:00Z">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4438" cy="2897615"/>
                      </a:xfrm>
                      <a:prstGeom prst="rect">
                        <a:avLst/>
                      </a:prstGeom>
                    </pic:spPr>
                  </pic:pic>
                </a:graphicData>
              </a:graphic>
            </wp:inline>
          </w:drawing>
        </w:r>
      </w:ins>
    </w:p>
    <w:p w:rsidR="00EA1B44" w:rsidRDefault="00EA1B44" w:rsidP="00EA1B44">
      <w:pPr>
        <w:pStyle w:val="Legenda"/>
        <w:jc w:val="center"/>
        <w:rPr>
          <w:ins w:id="224" w:author="Paulo Carvalho" w:date="2017-03-01T18:05:00Z"/>
          <w:lang w:val="en-US"/>
        </w:rPr>
      </w:pPr>
      <w:bookmarkStart w:id="225" w:name="_Ref474846121"/>
      <w:ins w:id="226" w:author="Paulo Carvalho" w:date="2017-03-01T18:05:00Z">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81DF9">
          <w:rPr>
            <w:b/>
            <w:noProof/>
            <w:lang w:val="en-US"/>
          </w:rPr>
          <w:t>28</w:t>
        </w:r>
        <w:r w:rsidRPr="00EA1B44">
          <w:rPr>
            <w:b/>
          </w:rPr>
          <w:fldChar w:fldCharType="end"/>
        </w:r>
        <w:bookmarkEnd w:id="225"/>
        <w:r w:rsidRPr="00EA1B44">
          <w:rPr>
            <w:lang w:val="en-US"/>
          </w:rPr>
          <w:t xml:space="preserve"> The category definitions dialog.</w:t>
        </w:r>
      </w:ins>
    </w:p>
    <w:p w:rsidR="00E057FD" w:rsidRPr="00E057FD" w:rsidRDefault="00E057FD" w:rsidP="00E057FD">
      <w:pPr>
        <w:jc w:val="both"/>
        <w:rPr>
          <w:ins w:id="227" w:author="Paulo Carvalho" w:date="2017-03-01T18:05:00Z"/>
          <w:lang w:val="en-US"/>
        </w:rPr>
      </w:pPr>
      <w:ins w:id="228" w:author="Paulo Carvalho" w:date="2017-03-01T18:05:00Z">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ins>
    </w:p>
    <w:p w:rsidR="00302F3C" w:rsidRDefault="007C147C" w:rsidP="00302F3C">
      <w:pPr>
        <w:pStyle w:val="Ttulo2"/>
        <w:rPr>
          <w:lang w:val="en-US"/>
        </w:rPr>
      </w:pPr>
      <w:bookmarkStart w:id="229" w:name="_Toc476154919"/>
      <w:ins w:id="230" w:author="Paulo Carvalho" w:date="2017-03-01T18:05:00Z">
        <w:r>
          <w:rPr>
            <w:lang w:val="en-US"/>
          </w:rPr>
          <w:t>(</w:t>
        </w:r>
        <w:r w:rsidR="005A5F42">
          <w:rPr>
            <w:lang w:val="en-US"/>
          </w:rPr>
          <w:t>WIP</w:t>
        </w:r>
        <w:r>
          <w:rPr>
            <w:lang w:val="en-US"/>
          </w:rPr>
          <w:t xml:space="preserve">) </w:t>
        </w:r>
      </w:ins>
      <w:bookmarkStart w:id="231" w:name="_Toc474158359"/>
      <w:r w:rsidR="00DC4728">
        <w:rPr>
          <w:lang w:val="en-US"/>
        </w:rPr>
        <w:t>Univariate</w:t>
      </w:r>
      <w:r w:rsidR="00302F3C">
        <w:rPr>
          <w:lang w:val="en-US"/>
        </w:rPr>
        <w:t xml:space="preserve"> classification</w:t>
      </w:r>
      <w:bookmarkEnd w:id="229"/>
      <w:bookmarkEnd w:id="231"/>
    </w:p>
    <w:p w:rsidR="005A5F42" w:rsidRDefault="005A5F42" w:rsidP="005A5F42">
      <w:pPr>
        <w:rPr>
          <w:ins w:id="232" w:author="Paulo Carvalho" w:date="2017-03-01T18:05:00Z"/>
          <w:lang w:val="en-US"/>
        </w:rPr>
      </w:pPr>
      <w:ins w:id="233" w:author="Paulo Carvalho" w:date="2017-03-01T18:05:00Z">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ins>
      <w:r w:rsidR="00706A52">
        <w:rPr>
          <w:lang w:val="en-US"/>
        </w:rPr>
      </w:r>
      <w:ins w:id="234" w:author="Paulo Carvalho" w:date="2017-03-01T18:05:00Z">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ins>
    </w:p>
    <w:p w:rsidR="00706A52" w:rsidRDefault="005A5F42" w:rsidP="00706A52">
      <w:pPr>
        <w:keepNext/>
        <w:jc w:val="center"/>
        <w:rPr>
          <w:ins w:id="235" w:author="Paulo Carvalho" w:date="2017-03-01T18:05:00Z"/>
        </w:rPr>
      </w:pPr>
      <w:ins w:id="236" w:author="Paulo Carvalho" w:date="2017-03-01T18:05:00Z">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ins>
    </w:p>
    <w:p w:rsidR="005A5F42" w:rsidRDefault="00706A52" w:rsidP="00706A52">
      <w:pPr>
        <w:pStyle w:val="Legenda"/>
        <w:jc w:val="center"/>
        <w:rPr>
          <w:ins w:id="237" w:author="Paulo Carvalho" w:date="2017-03-01T18:05:00Z"/>
          <w:lang w:val="en-US"/>
        </w:rPr>
      </w:pPr>
      <w:bookmarkStart w:id="238" w:name="_Ref474858019"/>
      <w:ins w:id="239" w:author="Paulo Carvalho" w:date="2017-03-01T18:05:00Z">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81DF9">
          <w:rPr>
            <w:b/>
            <w:noProof/>
            <w:lang w:val="en-US"/>
          </w:rPr>
          <w:t>29</w:t>
        </w:r>
        <w:r w:rsidRPr="00706A52">
          <w:rPr>
            <w:b/>
          </w:rPr>
          <w:fldChar w:fldCharType="end"/>
        </w:r>
        <w:bookmarkEnd w:id="238"/>
        <w:r w:rsidRPr="00706A52">
          <w:rPr>
            <w:lang w:val="en-US"/>
          </w:rPr>
          <w:t xml:space="preserve"> Single-variable classification context menu.</w:t>
        </w:r>
      </w:ins>
    </w:p>
    <w:p w:rsidR="005A5F42" w:rsidRDefault="00C81DF9" w:rsidP="00C81DF9">
      <w:pPr>
        <w:jc w:val="both"/>
        <w:rPr>
          <w:ins w:id="240" w:author="Paulo Carvalho" w:date="2017-03-01T18:05:00Z"/>
          <w:lang w:val="en-US"/>
        </w:rPr>
      </w:pPr>
      <w:ins w:id="241" w:author="Paulo Carvalho" w:date="2017-03-01T18:05:00Z">
        <w:r>
          <w:rPr>
            <w:lang w:val="en-US"/>
          </w:rPr>
          <w:t>An editor dialog is shown (</w:t>
        </w:r>
        <w:r>
          <w:rPr>
            <w:lang w:val="en-US"/>
          </w:rPr>
          <w:fldChar w:fldCharType="begin"/>
        </w:r>
        <w:r>
          <w:rPr>
            <w:lang w:val="en-US"/>
          </w:rPr>
          <w:instrText xml:space="preserve"> REF _Ref474921806 \h </w:instrText>
        </w:r>
      </w:ins>
      <w:r>
        <w:rPr>
          <w:lang w:val="en-US"/>
        </w:rPr>
      </w:r>
      <w:ins w:id="242" w:author="Paulo Carvalho" w:date="2017-03-01T18:05:00Z">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ins>
      <w:r>
        <w:rPr>
          <w:lang w:val="en-US"/>
        </w:rPr>
      </w:r>
      <w:ins w:id="243" w:author="Paulo Carvalho" w:date="2017-03-01T18:05:00Z">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repeat the classification procedure with another data file</w:t>
        </w:r>
        <w:r w:rsidR="00C91CE3">
          <w:rPr>
            <w:lang w:val="en-US"/>
          </w:rPr>
          <w:t xml:space="preserve"> or variable</w:t>
        </w:r>
        <w:r>
          <w:rPr>
            <w:lang w:val="en-US"/>
          </w:rPr>
          <w:t>.</w:t>
        </w:r>
      </w:ins>
    </w:p>
    <w:p w:rsidR="00C81DF9" w:rsidRDefault="00C81DF9" w:rsidP="00C81DF9">
      <w:pPr>
        <w:keepNext/>
        <w:jc w:val="center"/>
        <w:rPr>
          <w:ins w:id="244" w:author="Paulo Carvalho" w:date="2017-03-01T18:05:00Z"/>
        </w:rPr>
      </w:pPr>
      <w:ins w:id="245" w:author="Paulo Carvalho" w:date="2017-03-01T18:05:00Z">
        <w:r>
          <w:rPr>
            <w:noProof/>
            <w:lang w:eastAsia="pt-BR"/>
          </w:rPr>
          <w:lastRenderedPageBreak/>
          <w:drawing>
            <wp:inline distT="0" distB="0" distL="0" distR="0" wp14:anchorId="364B61E1" wp14:editId="52F9B9C0">
              <wp:extent cx="4943475" cy="3267075"/>
              <wp:effectExtent l="0" t="0" r="9525"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3475" cy="3267075"/>
                      </a:xfrm>
                      <a:prstGeom prst="rect">
                        <a:avLst/>
                      </a:prstGeom>
                    </pic:spPr>
                  </pic:pic>
                </a:graphicData>
              </a:graphic>
            </wp:inline>
          </w:drawing>
        </w:r>
      </w:ins>
    </w:p>
    <w:p w:rsidR="00C81DF9" w:rsidRPr="005A5F42" w:rsidRDefault="00C81DF9" w:rsidP="00C81DF9">
      <w:pPr>
        <w:pStyle w:val="Legenda"/>
        <w:jc w:val="center"/>
        <w:rPr>
          <w:ins w:id="246" w:author="Paulo Carvalho" w:date="2017-03-01T18:05:00Z"/>
          <w:lang w:val="en-US"/>
        </w:rPr>
      </w:pPr>
      <w:bookmarkStart w:id="247" w:name="_Ref474921806"/>
      <w:ins w:id="248" w:author="Paulo Carvalho" w:date="2017-03-01T18:05:00Z">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Pr="00C81DF9">
          <w:rPr>
            <w:b/>
            <w:noProof/>
            <w:lang w:val="en-US"/>
          </w:rPr>
          <w:t>30</w:t>
        </w:r>
        <w:r w:rsidRPr="00C81DF9">
          <w:rPr>
            <w:b/>
          </w:rPr>
          <w:fldChar w:fldCharType="end"/>
        </w:r>
        <w:bookmarkEnd w:id="247"/>
        <w:r w:rsidRPr="00C81DF9">
          <w:rPr>
            <w:lang w:val="en-US"/>
          </w:rPr>
          <w:t xml:space="preserve"> The dialog used to specify ranges of values to be mapped into categories.</w:t>
        </w:r>
      </w:ins>
    </w:p>
    <w:p w:rsidR="00302F3C" w:rsidRDefault="007C147C" w:rsidP="00302F3C">
      <w:pPr>
        <w:pStyle w:val="Ttulo2"/>
        <w:rPr>
          <w:lang w:val="en-US"/>
        </w:rPr>
      </w:pPr>
      <w:bookmarkStart w:id="249" w:name="_Toc476154920"/>
      <w:ins w:id="250" w:author="Paulo Carvalho" w:date="2017-03-01T18:05:00Z">
        <w:r>
          <w:rPr>
            <w:lang w:val="en-US"/>
          </w:rPr>
          <w:t xml:space="preserve">(CONSIDERING) </w:t>
        </w:r>
      </w:ins>
      <w:bookmarkStart w:id="251" w:name="_Toc474158360"/>
      <w:r w:rsidR="00DC4728">
        <w:rPr>
          <w:lang w:val="en-US"/>
        </w:rPr>
        <w:t>Bivariate</w:t>
      </w:r>
      <w:r w:rsidR="00302F3C">
        <w:rPr>
          <w:lang w:val="en-US"/>
        </w:rPr>
        <w:t xml:space="preserve"> classification</w:t>
      </w:r>
      <w:bookmarkEnd w:id="249"/>
      <w:bookmarkEnd w:id="251"/>
    </w:p>
    <w:p w:rsidR="00302F3C" w:rsidRDefault="007C147C" w:rsidP="00302F3C">
      <w:pPr>
        <w:pStyle w:val="Ttulo2"/>
        <w:rPr>
          <w:lang w:val="en-US"/>
        </w:rPr>
      </w:pPr>
      <w:bookmarkStart w:id="252" w:name="_Toc476154921"/>
      <w:ins w:id="253" w:author="Paulo Carvalho" w:date="2017-03-01T18:05:00Z">
        <w:r>
          <w:rPr>
            <w:lang w:val="en-US"/>
          </w:rPr>
          <w:t xml:space="preserve">(CONSIDERING) </w:t>
        </w:r>
      </w:ins>
      <w:bookmarkStart w:id="254" w:name="_Toc474158361"/>
      <w:r w:rsidR="00302F3C">
        <w:rPr>
          <w:lang w:val="en-US"/>
        </w:rPr>
        <w:t>Ternary diagram classification</w:t>
      </w:r>
      <w:bookmarkEnd w:id="252"/>
      <w:bookmarkEnd w:id="254"/>
    </w:p>
    <w:p w:rsidR="00302F3C" w:rsidRDefault="007C147C" w:rsidP="00302F3C">
      <w:pPr>
        <w:pStyle w:val="Ttulo2"/>
        <w:rPr>
          <w:lang w:val="en-US"/>
        </w:rPr>
      </w:pPr>
      <w:bookmarkStart w:id="255" w:name="_Toc476154922"/>
      <w:ins w:id="256" w:author="Paulo Carvalho" w:date="2017-03-01T18:05:00Z">
        <w:r>
          <w:rPr>
            <w:lang w:val="en-US"/>
          </w:rPr>
          <w:t xml:space="preserve">(CONSIDERING) </w:t>
        </w:r>
      </w:ins>
      <w:bookmarkStart w:id="257" w:name="_Toc474158362"/>
      <w:r w:rsidR="00DC4728">
        <w:rPr>
          <w:lang w:val="en-US"/>
        </w:rPr>
        <w:t>Multivariate</w:t>
      </w:r>
      <w:r w:rsidR="00302F3C">
        <w:rPr>
          <w:lang w:val="en-US"/>
        </w:rPr>
        <w:t xml:space="preserve"> classification</w:t>
      </w:r>
      <w:bookmarkEnd w:id="255"/>
      <w:bookmarkEnd w:id="257"/>
    </w:p>
    <w:p w:rsidR="003A4D89" w:rsidRDefault="003A4D89" w:rsidP="003A4D89">
      <w:pPr>
        <w:pStyle w:val="Ttulo1"/>
        <w:rPr>
          <w:lang w:val="en-US"/>
        </w:rPr>
      </w:pPr>
      <w:bookmarkStart w:id="258" w:name="_Ref466989506"/>
      <w:bookmarkStart w:id="259" w:name="_Toc474158363"/>
      <w:bookmarkStart w:id="260" w:name="_Toc476154923"/>
      <w:r>
        <w:rPr>
          <w:lang w:val="en-US"/>
        </w:rPr>
        <w:t>Variography</w:t>
      </w:r>
      <w:bookmarkEnd w:id="258"/>
      <w:bookmarkEnd w:id="259"/>
      <w:bookmarkEnd w:id="2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del w:id="261" w:author="Paulo Carvalho" w:date="2017-03-01T18:05:00Z">
        <w:r w:rsidRPr="00D248D2">
          <w:rPr>
            <w:b/>
            <w:noProof/>
            <w:lang w:val="en-US"/>
          </w:rPr>
          <w:delText>16</w:delText>
        </w:r>
      </w:del>
      <w:ins w:id="262" w:author="Paulo Carvalho" w:date="2017-03-01T18:05:00Z">
        <w:r w:rsidR="00E057FD">
          <w:rPr>
            <w:b/>
            <w:noProof/>
            <w:lang w:val="en-US"/>
          </w:rPr>
          <w:t>29</w:t>
        </w:r>
      </w:ins>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26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D1B14">
        <w:rPr>
          <w:b/>
          <w:noProof/>
          <w:lang w:val="en-US"/>
        </w:rPr>
        <w:t>31</w:t>
      </w:r>
      <w:r w:rsidRPr="00277B7E">
        <w:rPr>
          <w:b/>
        </w:rPr>
        <w:fldChar w:fldCharType="end"/>
      </w:r>
      <w:bookmarkEnd w:id="26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264" w:name="_Toc474158364"/>
      <w:bookmarkStart w:id="265" w:name="_Toc476154924"/>
      <w:r>
        <w:rPr>
          <w:lang w:val="en-US"/>
        </w:rPr>
        <w:lastRenderedPageBreak/>
        <w:t>Variogram map</w:t>
      </w:r>
      <w:bookmarkEnd w:id="264"/>
      <w:bookmarkEnd w:id="26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26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D1B14">
        <w:rPr>
          <w:b/>
          <w:noProof/>
          <w:lang w:val="en-US"/>
        </w:rPr>
        <w:t>32</w:t>
      </w:r>
      <w:r w:rsidRPr="006A17D9">
        <w:rPr>
          <w:b/>
        </w:rPr>
        <w:fldChar w:fldCharType="end"/>
      </w:r>
      <w:bookmarkEnd w:id="26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26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D1B14">
        <w:rPr>
          <w:b/>
          <w:noProof/>
          <w:lang w:val="en-US"/>
        </w:rPr>
        <w:t>33</w:t>
      </w:r>
      <w:r w:rsidRPr="00F263FD">
        <w:rPr>
          <w:b/>
        </w:rPr>
        <w:fldChar w:fldCharType="end"/>
      </w:r>
      <w:bookmarkEnd w:id="26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26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D1B14">
        <w:rPr>
          <w:b/>
          <w:noProof/>
          <w:lang w:val="en-US"/>
        </w:rPr>
        <w:t>34</w:t>
      </w:r>
      <w:r w:rsidRPr="006A17D9">
        <w:rPr>
          <w:b/>
        </w:rPr>
        <w:fldChar w:fldCharType="end"/>
      </w:r>
      <w:bookmarkEnd w:id="26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26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D1B14">
        <w:rPr>
          <w:b/>
          <w:noProof/>
          <w:lang w:val="en-US"/>
        </w:rPr>
        <w:t>35</w:t>
      </w:r>
      <w:r w:rsidRPr="00200490">
        <w:rPr>
          <w:b/>
        </w:rPr>
        <w:fldChar w:fldCharType="end"/>
      </w:r>
      <w:bookmarkEnd w:id="26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del w:id="270" w:author="Paulo Carvalho" w:date="2017-03-01T18:05:00Z">
        <w:r>
          <w:rPr>
            <w:b/>
            <w:noProof/>
            <w:lang w:val="en-US"/>
          </w:rPr>
          <w:delText>19</w:delText>
        </w:r>
      </w:del>
      <w:ins w:id="271" w:author="Paulo Carvalho" w:date="2017-03-01T18:05:00Z">
        <w:r w:rsidR="00E057FD">
          <w:rPr>
            <w:b/>
            <w:noProof/>
            <w:lang w:val="en-US"/>
          </w:rPr>
          <w:t>30</w:t>
        </w:r>
      </w:ins>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272" w:name="_Toc474158365"/>
      <w:bookmarkStart w:id="273" w:name="_Toc476154925"/>
      <w:r>
        <w:rPr>
          <w:lang w:val="en-US"/>
        </w:rPr>
        <w:t>Experimental variogram</w:t>
      </w:r>
      <w:bookmarkEnd w:id="272"/>
      <w:bookmarkEnd w:id="273"/>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del w:id="274" w:author="Paulo Carvalho" w:date="2017-03-01T18:05:00Z">
        <w:r w:rsidR="00EB62E9">
          <w:rPr>
            <w:b/>
            <w:noProof/>
            <w:lang w:val="en-US"/>
          </w:rPr>
          <w:delText>24</w:delText>
        </w:r>
      </w:del>
      <w:ins w:id="275" w:author="Paulo Carvalho" w:date="2017-03-01T18:05:00Z">
        <w:r w:rsidR="00E057FD">
          <w:rPr>
            <w:b/>
            <w:noProof/>
            <w:lang w:val="en-US"/>
          </w:rPr>
          <w:t>35</w:t>
        </w:r>
      </w:ins>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27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D1B14">
        <w:rPr>
          <w:b/>
          <w:noProof/>
        </w:rPr>
        <w:t>36</w:t>
      </w:r>
      <w:r w:rsidRPr="006B29CF">
        <w:rPr>
          <w:b/>
        </w:rPr>
        <w:fldChar w:fldCharType="end"/>
      </w:r>
      <w:bookmarkEnd w:id="27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27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D1B14">
        <w:rPr>
          <w:b/>
          <w:noProof/>
          <w:lang w:val="en-US"/>
        </w:rPr>
        <w:t>37</w:t>
      </w:r>
      <w:r w:rsidRPr="006B29CF">
        <w:rPr>
          <w:b/>
        </w:rPr>
        <w:fldChar w:fldCharType="end"/>
      </w:r>
      <w:bookmarkEnd w:id="27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27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D1B14">
        <w:rPr>
          <w:b/>
          <w:noProof/>
          <w:lang w:val="en-US"/>
        </w:rPr>
        <w:t>38</w:t>
      </w:r>
      <w:r w:rsidRPr="006B29CF">
        <w:rPr>
          <w:b/>
        </w:rPr>
        <w:fldChar w:fldCharType="end"/>
      </w:r>
      <w:bookmarkEnd w:id="278"/>
      <w:r w:rsidRPr="00523F58">
        <w:rPr>
          <w:lang w:val="en-US"/>
        </w:rPr>
        <w:t xml:space="preserve"> an experimental vertical variogram.</w:t>
      </w:r>
    </w:p>
    <w:p w:rsidR="00181C50" w:rsidRDefault="00181C50" w:rsidP="00181C50">
      <w:pPr>
        <w:pStyle w:val="Ttulo2"/>
        <w:rPr>
          <w:lang w:val="en-US"/>
        </w:rPr>
      </w:pPr>
      <w:bookmarkStart w:id="279" w:name="_Toc474158366"/>
      <w:bookmarkStart w:id="280" w:name="_Toc476154926"/>
      <w:r>
        <w:rPr>
          <w:lang w:val="en-US"/>
        </w:rPr>
        <w:t>Fitting a variogram model</w:t>
      </w:r>
      <w:bookmarkEnd w:id="279"/>
      <w:bookmarkEnd w:id="28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del w:id="281" w:author="Paulo Carvalho" w:date="2017-03-01T18:05:00Z">
        <w:r w:rsidRPr="004D0D45">
          <w:rPr>
            <w:b/>
            <w:noProof/>
            <w:lang w:val="en-US"/>
          </w:rPr>
          <w:delText>26</w:delText>
        </w:r>
      </w:del>
      <w:ins w:id="282" w:author="Paulo Carvalho" w:date="2017-03-01T18:05:00Z">
        <w:r w:rsidR="00E057FD">
          <w:rPr>
            <w:b/>
            <w:noProof/>
            <w:lang w:val="en-US"/>
          </w:rPr>
          <w:t>37</w:t>
        </w:r>
      </w:ins>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28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D1B14">
        <w:rPr>
          <w:b/>
          <w:noProof/>
          <w:lang w:val="en-US"/>
        </w:rPr>
        <w:t>39</w:t>
      </w:r>
      <w:r w:rsidRPr="004D0D45">
        <w:rPr>
          <w:b/>
        </w:rPr>
        <w:fldChar w:fldCharType="end"/>
      </w:r>
      <w:bookmarkEnd w:id="28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8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D1B14">
        <w:rPr>
          <w:b/>
          <w:noProof/>
          <w:lang w:val="en-US"/>
        </w:rPr>
        <w:t>40</w:t>
      </w:r>
      <w:r w:rsidRPr="00F12EE9">
        <w:rPr>
          <w:b/>
        </w:rPr>
        <w:fldChar w:fldCharType="end"/>
      </w:r>
      <w:bookmarkEnd w:id="28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85" w:name="_Ref466989002"/>
      <w:bookmarkStart w:id="286" w:name="_Toc474158367"/>
      <w:bookmarkStart w:id="287" w:name="_Toc476154927"/>
      <w:r>
        <w:rPr>
          <w:lang w:val="en-US"/>
        </w:rPr>
        <w:t>Cross variograms</w:t>
      </w:r>
      <w:bookmarkEnd w:id="285"/>
      <w:bookmarkEnd w:id="286"/>
      <w:bookmarkEnd w:id="28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288" w:name="_Toc474158368"/>
      <w:bookmarkStart w:id="289" w:name="_Toc476154928"/>
      <w:r w:rsidRPr="001023D4">
        <w:rPr>
          <w:i/>
          <w:lang w:val="en-US"/>
        </w:rPr>
        <w:t>A priori</w:t>
      </w:r>
      <w:r>
        <w:rPr>
          <w:lang w:val="en-US"/>
        </w:rPr>
        <w:t xml:space="preserve"> variogram models</w:t>
      </w:r>
      <w:bookmarkEnd w:id="288"/>
      <w:bookmarkEnd w:id="2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del w:id="290" w:author="Paulo Carvalho" w:date="2017-03-01T18:05:00Z">
        <w:r w:rsidR="00891EE8" w:rsidRPr="00891EE8">
          <w:rPr>
            <w:b/>
            <w:noProof/>
            <w:lang w:val="en-US"/>
          </w:rPr>
          <w:delText>37</w:delText>
        </w:r>
      </w:del>
      <w:ins w:id="291" w:author="Paulo Carvalho" w:date="2017-03-01T18:05:00Z">
        <w:r w:rsidR="00E057FD">
          <w:rPr>
            <w:b/>
            <w:noProof/>
            <w:lang w:val="en-US"/>
          </w:rPr>
          <w:t>39</w:t>
        </w:r>
      </w:ins>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D1B14">
        <w:rPr>
          <w:b/>
          <w:noProof/>
          <w:lang w:val="en-US"/>
        </w:rPr>
        <w:t>41</w:t>
      </w:r>
      <w:r w:rsidRPr="00891EE8">
        <w:rPr>
          <w:b/>
          <w:lang w:val="en-US"/>
        </w:rPr>
        <w:fldChar w:fldCharType="end"/>
      </w:r>
      <w:bookmarkEnd w:id="2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293" w:name="_Toc474158369"/>
      <w:bookmarkStart w:id="294" w:name="_Toc476154929"/>
      <w:r>
        <w:rPr>
          <w:lang w:val="en-US"/>
        </w:rPr>
        <w:t>Estimation</w:t>
      </w:r>
      <w:bookmarkEnd w:id="293"/>
      <w:bookmarkEnd w:id="294"/>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295" w:name="_Ref467344848"/>
      <w:bookmarkStart w:id="296" w:name="_Toc474158370"/>
      <w:bookmarkStart w:id="297" w:name="_Toc476154930"/>
      <w:r>
        <w:rPr>
          <w:lang w:val="en-US"/>
        </w:rPr>
        <w:t>Kriging a continuous variable</w:t>
      </w:r>
      <w:bookmarkEnd w:id="295"/>
      <w:bookmarkEnd w:id="296"/>
      <w:bookmarkEnd w:id="297"/>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9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D1B14">
        <w:rPr>
          <w:b/>
          <w:noProof/>
          <w:lang w:val="en-US"/>
        </w:rPr>
        <w:t>42</w:t>
      </w:r>
      <w:r w:rsidRPr="002F5316">
        <w:rPr>
          <w:b/>
        </w:rPr>
        <w:fldChar w:fldCharType="end"/>
      </w:r>
      <w:bookmarkEnd w:id="298"/>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ins w:id="299" w:author="Paulo Carvalho" w:date="2017-03-01T18:05:00Z"/>
          <w:lang w:val="en-US"/>
        </w:rPr>
      </w:pPr>
      <w:bookmarkStart w:id="300" w:name="_Toc476154931"/>
      <w:ins w:id="301" w:author="Paulo Carvalho" w:date="2017-03-01T18:05:00Z">
        <w:r>
          <w:rPr>
            <w:lang w:val="en-US"/>
          </w:rPr>
          <w:t>Troubleshooting</w:t>
        </w:r>
        <w:bookmarkEnd w:id="300"/>
      </w:ins>
    </w:p>
    <w:p w:rsidR="002C27F0" w:rsidRDefault="002C27F0" w:rsidP="0085338E">
      <w:pPr>
        <w:jc w:val="both"/>
        <w:rPr>
          <w:ins w:id="302" w:author="Paulo Carvalho" w:date="2017-03-01T18:05:00Z"/>
          <w:lang w:val="en-US"/>
        </w:rPr>
      </w:pPr>
      <w:ins w:id="303" w:author="Paulo Carvalho" w:date="2017-03-01T18:05:00Z">
        <w:r>
          <w:rPr>
            <w:lang w:val="en-US"/>
          </w:rPr>
          <w:t>Problem: Kriging seem</w:t>
        </w:r>
        <w:r w:rsidR="00AF165B">
          <w:rPr>
            <w:lang w:val="en-US"/>
          </w:rPr>
          <w:t>s</w:t>
        </w:r>
        <w:r>
          <w:rPr>
            <w:lang w:val="en-US"/>
          </w:rPr>
          <w:t xml:space="preserve"> to complete normally, but the estimates grid is not displayed.</w:t>
        </w:r>
      </w:ins>
    </w:p>
    <w:p w:rsidR="002C27F0" w:rsidRDefault="002C27F0" w:rsidP="0085338E">
      <w:pPr>
        <w:jc w:val="both"/>
        <w:rPr>
          <w:ins w:id="304" w:author="Paulo Carvalho" w:date="2017-03-01T18:05:00Z"/>
          <w:lang w:val="en-US"/>
        </w:rPr>
      </w:pPr>
      <w:ins w:id="305" w:author="Paulo Carvalho" w:date="2017-03-01T18:05:00Z">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ins>
    </w:p>
    <w:p w:rsidR="002C27F0" w:rsidRDefault="002C27F0" w:rsidP="0085338E">
      <w:pPr>
        <w:jc w:val="both"/>
        <w:rPr>
          <w:ins w:id="306" w:author="Paulo Carvalho" w:date="2017-03-01T18:05:00Z"/>
          <w:lang w:val="en-US"/>
        </w:rPr>
      </w:pPr>
      <w:ins w:id="307" w:author="Paulo Carvalho" w:date="2017-03-01T18:05:00Z">
        <w:r>
          <w:rPr>
            <w:lang w:val="en-US"/>
          </w:rPr>
          <w:t xml:space="preserve">Solution:  Look for duplicate samples (Section </w:t>
        </w:r>
        <w:r w:rsidR="004841F3">
          <w:rPr>
            <w:lang w:val="en-US"/>
          </w:rPr>
          <w:fldChar w:fldCharType="begin"/>
        </w:r>
        <w:r w:rsidR="004841F3">
          <w:rPr>
            <w:lang w:val="en-US"/>
          </w:rPr>
          <w:instrText xml:space="preserve"> REF _Ref476083232 \r \h </w:instrText>
        </w:r>
      </w:ins>
      <w:r w:rsidR="004841F3">
        <w:rPr>
          <w:lang w:val="en-US"/>
        </w:rPr>
      </w:r>
      <w:ins w:id="308" w:author="Paulo Carvalho" w:date="2017-03-01T18:05:00Z">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ins>
    </w:p>
    <w:p w:rsidR="00D74278" w:rsidRDefault="005A140C" w:rsidP="00D74278">
      <w:pPr>
        <w:pStyle w:val="Ttulo2"/>
        <w:rPr>
          <w:lang w:val="en-US"/>
        </w:rPr>
      </w:pPr>
      <w:bookmarkStart w:id="309" w:name="_Toc474158371"/>
      <w:bookmarkStart w:id="310" w:name="_Toc476154932"/>
      <w:r>
        <w:rPr>
          <w:lang w:val="en-US"/>
        </w:rPr>
        <w:lastRenderedPageBreak/>
        <w:t xml:space="preserve">(WIP) </w:t>
      </w:r>
      <w:r w:rsidR="00D74278">
        <w:rPr>
          <w:lang w:val="en-US"/>
        </w:rPr>
        <w:t>Indicator kriging</w:t>
      </w:r>
      <w:r w:rsidR="009301B9">
        <w:rPr>
          <w:lang w:val="en-US"/>
        </w:rPr>
        <w:t xml:space="preserve"> (IK)</w:t>
      </w:r>
      <w:bookmarkEnd w:id="309"/>
      <w:bookmarkEnd w:id="3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del w:id="311" w:author="Paulo Carvalho" w:date="2017-03-01T18:05:00Z">
        <w:r w:rsidR="00E9602E">
          <w:rPr>
            <w:lang w:val="en-US"/>
          </w:rPr>
          <w:delText>8</w:delText>
        </w:r>
      </w:del>
      <w:ins w:id="312" w:author="Paulo Carvalho" w:date="2017-03-01T18:05:00Z">
        <w:r w:rsidR="00E057FD">
          <w:rPr>
            <w:lang w:val="en-US"/>
          </w:rPr>
          <w:t>9</w:t>
        </w:r>
      </w:ins>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13" w:name="_Toc474158372"/>
      <w:bookmarkStart w:id="314" w:name="_Toc476154933"/>
      <w:r>
        <w:rPr>
          <w:lang w:val="en-US"/>
        </w:rPr>
        <w:t xml:space="preserve">Defining a </w:t>
      </w:r>
      <w:r w:rsidR="003B1ECF">
        <w:rPr>
          <w:lang w:val="en-US"/>
        </w:rPr>
        <w:t>threshold c.d.f.</w:t>
      </w:r>
      <w:r w:rsidR="00AE2DF7">
        <w:rPr>
          <w:lang w:val="en-US"/>
        </w:rPr>
        <w:t xml:space="preserve"> for a continuous variable</w:t>
      </w:r>
      <w:bookmarkEnd w:id="313"/>
      <w:bookmarkEnd w:id="3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del w:id="315" w:author="Paulo Carvalho" w:date="2017-03-01T18:05:00Z">
        <w:r w:rsidR="003A5193" w:rsidRPr="00A44D9C">
          <w:rPr>
            <w:b/>
            <w:noProof/>
            <w:lang w:val="en-US"/>
          </w:rPr>
          <w:delText>40</w:delText>
        </w:r>
      </w:del>
      <w:ins w:id="316" w:author="Paulo Carvalho" w:date="2017-03-01T18:05:00Z">
        <w:r w:rsidR="00E057FD">
          <w:rPr>
            <w:b/>
            <w:noProof/>
            <w:lang w:val="en-US"/>
          </w:rPr>
          <w:t>41</w:t>
        </w:r>
      </w:ins>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D1B14">
        <w:rPr>
          <w:b/>
          <w:noProof/>
          <w:lang w:val="en-US"/>
        </w:rPr>
        <w:t>43</w:t>
      </w:r>
      <w:r w:rsidRPr="00A44D9C">
        <w:rPr>
          <w:b/>
        </w:rPr>
        <w:fldChar w:fldCharType="end"/>
      </w:r>
      <w:bookmarkEnd w:id="3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D1B14">
        <w:rPr>
          <w:b/>
          <w:noProof/>
          <w:lang w:val="en-US"/>
        </w:rPr>
        <w:t>44</w:t>
      </w:r>
      <w:r w:rsidRPr="00B57087">
        <w:rPr>
          <w:b/>
        </w:rPr>
        <w:fldChar w:fldCharType="end"/>
      </w:r>
      <w:bookmarkEnd w:id="3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319" w:name="_Toc474158373"/>
      <w:bookmarkStart w:id="320" w:name="_Toc476154934"/>
      <w:r>
        <w:rPr>
          <w:lang w:val="en-US"/>
        </w:rPr>
        <w:t>Defining a class p.d.f. for a categorical variable</w:t>
      </w:r>
      <w:bookmarkEnd w:id="319"/>
      <w:bookmarkEnd w:id="320"/>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CD1B14" w:rsidRPr="00B57087">
        <w:rPr>
          <w:b/>
          <w:lang w:val="en-US"/>
        </w:rPr>
        <w:t xml:space="preserve">Figure </w:t>
      </w:r>
      <w:r w:rsidR="00CD1B14">
        <w:rPr>
          <w:b/>
          <w:noProof/>
          <w:lang w:val="en-US"/>
        </w:rPr>
        <w:t>44</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321" w:name="_Toc474158374"/>
      <w:bookmarkStart w:id="322" w:name="_Toc476154935"/>
      <w:r>
        <w:rPr>
          <w:lang w:val="en-US"/>
        </w:rPr>
        <w:lastRenderedPageBreak/>
        <w:t>Running IK</w:t>
      </w:r>
      <w:r w:rsidR="00673EAE">
        <w:rPr>
          <w:lang w:val="en-US"/>
        </w:rPr>
        <w:t xml:space="preserve"> for a categori</w:t>
      </w:r>
      <w:r w:rsidR="0066620F">
        <w:rPr>
          <w:lang w:val="en-US"/>
        </w:rPr>
        <w:t>c</w:t>
      </w:r>
      <w:r w:rsidR="00673EAE">
        <w:rPr>
          <w:lang w:val="en-US"/>
        </w:rPr>
        <w:t>al variable</w:t>
      </w:r>
      <w:bookmarkEnd w:id="321"/>
      <w:bookmarkEnd w:id="322"/>
    </w:p>
    <w:p w:rsidR="00673EAE" w:rsidRDefault="00673EAE" w:rsidP="0085338E">
      <w:pPr>
        <w:jc w:val="both"/>
        <w:rPr>
          <w:del w:id="323" w:author="Paulo Carvalho" w:date="2017-03-01T18:05:00Z"/>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w:t>
      </w:r>
      <w:del w:id="324" w:author="Paulo Carvalho" w:date="2017-03-01T18:05:00Z">
        <w:r w:rsidR="0066620F">
          <w:rPr>
            <w:lang w:val="en-US"/>
          </w:rPr>
          <w:delText xml:space="preserve">your sample values.  Classification of data is a vast field of study itself, ranging from simple class tables for a single variable to high-dimensional automated classification with machine learning techniques.  Independently of classification method, you will need to transform your data into category/class identification integers. </w:delText>
        </w:r>
      </w:del>
    </w:p>
    <w:p w:rsidR="002D007C" w:rsidRDefault="00311947" w:rsidP="0085338E">
      <w:pPr>
        <w:jc w:val="both"/>
        <w:rPr>
          <w:lang w:val="en-US"/>
        </w:rPr>
      </w:pPr>
      <w:ins w:id="325" w:author="Paulo Carvalho" w:date="2017-03-01T18:05:00Z">
        <w:r>
          <w:rPr>
            <w:lang w:val="en-US"/>
          </w:rPr>
          <w:t xml:space="preserve">(that is, </w:t>
        </w:r>
        <w:r w:rsidR="00C74731">
          <w:rPr>
            <w:lang w:val="en-US"/>
          </w:rPr>
          <w:t>convert</w:t>
        </w:r>
        <w:r>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ins>
      <w:r w:rsidR="008C235E">
        <w:rPr>
          <w:lang w:val="en-US"/>
        </w:rPr>
      </w:r>
      <w:ins w:id="326" w:author="Paulo Carvalho" w:date="2017-03-01T18:05:00Z">
        <w:r w:rsidR="008C235E">
          <w:rPr>
            <w:lang w:val="en-US"/>
          </w:rPr>
          <w:fldChar w:fldCharType="separate"/>
        </w:r>
        <w:r w:rsidR="00E057FD">
          <w:rPr>
            <w:lang w:val="en-US"/>
          </w:rPr>
          <w:t>8</w:t>
        </w:r>
        <w:r w:rsidR="008C235E">
          <w:rPr>
            <w:lang w:val="en-US"/>
          </w:rPr>
          <w:fldChar w:fldCharType="end"/>
        </w:r>
        <w:r>
          <w:rPr>
            <w:lang w:val="en-US"/>
          </w:rPr>
          <w:t>)</w:t>
        </w:r>
        <w:r w:rsidR="0066620F">
          <w:rPr>
            <w:lang w:val="en-US"/>
          </w:rPr>
          <w:t xml:space="preserve"> your sample values.  </w:t>
        </w:r>
      </w:ins>
      <w:r w:rsidR="002D007C">
        <w:rPr>
          <w:lang w:val="en-US"/>
        </w:rPr>
        <w:t>To run IK, go to the “Estimation” menu of the program’s main window, then select the “Indicator Kriging</w:t>
      </w:r>
      <w:del w:id="327" w:author="Paulo Carvalho" w:date="2017-03-01T18:05:00Z">
        <w:r w:rsidR="002D007C">
          <w:rPr>
            <w:lang w:val="en-US"/>
          </w:rPr>
          <w:delText xml:space="preserve">” item depending on the variable type (continuous or </w:delText>
        </w:r>
      </w:del>
      <w:ins w:id="328" w:author="Paulo Carvalho" w:date="2017-03-01T18:05:00Z">
        <w:r w:rsidR="008C235E">
          <w:rPr>
            <w:lang w:val="en-US"/>
          </w:rPr>
          <w:t xml:space="preserve"> (</w:t>
        </w:r>
      </w:ins>
      <w:r w:rsidR="008C235E">
        <w:rPr>
          <w:lang w:val="en-US"/>
        </w:rPr>
        <w:t>categorical</w:t>
      </w:r>
      <w:del w:id="329" w:author="Paulo Carvalho" w:date="2017-03-01T18:05:00Z">
        <w:r w:rsidR="002D007C">
          <w:rPr>
            <w:lang w:val="en-US"/>
          </w:rPr>
          <w:delText>).</w:delText>
        </w:r>
      </w:del>
      <w:ins w:id="330" w:author="Paulo Carvalho" w:date="2017-03-01T18:05:00Z">
        <w:r w:rsidR="008C235E">
          <w:rPr>
            <w:lang w:val="en-US"/>
          </w:rPr>
          <w:t>)</w:t>
        </w:r>
        <w:r w:rsidR="002D007C">
          <w:rPr>
            <w:lang w:val="en-US"/>
          </w:rPr>
          <w:t>” item.</w:t>
        </w:r>
      </w:ins>
      <w:r w:rsidR="002D007C">
        <w:rPr>
          <w:lang w:val="en-US"/>
        </w:rPr>
        <w:t xml:space="preserve">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331" w:name="_Toc474158375"/>
      <w:bookmarkStart w:id="332" w:name="_Toc476154936"/>
      <w:r>
        <w:rPr>
          <w:lang w:val="en-US"/>
        </w:rPr>
        <w:t xml:space="preserve">(PLANNED) </w:t>
      </w:r>
      <w:r w:rsidR="0012488D">
        <w:rPr>
          <w:lang w:val="en-US"/>
        </w:rPr>
        <w:t>Cokriging a continuous variable</w:t>
      </w:r>
      <w:bookmarkEnd w:id="331"/>
      <w:bookmarkEnd w:id="33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333" w:name="_Toc474158376"/>
      <w:bookmarkStart w:id="334" w:name="_Toc476154937"/>
      <w:r>
        <w:rPr>
          <w:lang w:val="en-US"/>
        </w:rPr>
        <w:t>Cokriging variography</w:t>
      </w:r>
      <w:bookmarkEnd w:id="333"/>
      <w:bookmarkEnd w:id="334"/>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335" w:name="_Toc474158377"/>
      <w:bookmarkStart w:id="336" w:name="_Toc476154938"/>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335"/>
      <w:bookmarkEnd w:id="33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w:t>
      </w:r>
      <w:r>
        <w:rPr>
          <w:lang w:val="en-US"/>
        </w:rPr>
        <w:lastRenderedPageBreak/>
        <w:t xml:space="preserve">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337" w:name="_Ref466988920"/>
      <w:bookmarkStart w:id="338" w:name="_Toc474158378"/>
      <w:bookmarkStart w:id="339" w:name="_Toc476154939"/>
      <w:r>
        <w:rPr>
          <w:lang w:val="en-US"/>
        </w:rPr>
        <w:t xml:space="preserve">(PLANNED) </w:t>
      </w:r>
      <w:r w:rsidR="009F7941">
        <w:rPr>
          <w:lang w:val="en-US"/>
        </w:rPr>
        <w:t>Simulation</w:t>
      </w:r>
      <w:bookmarkEnd w:id="337"/>
      <w:bookmarkEnd w:id="338"/>
      <w:bookmarkEnd w:id="33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340" w:name="_Toc474158379"/>
      <w:bookmarkStart w:id="341" w:name="_Toc476154940"/>
      <w:r>
        <w:rPr>
          <w:lang w:val="en-US"/>
        </w:rPr>
        <w:t>Post-processing</w:t>
      </w:r>
      <w:bookmarkEnd w:id="340"/>
      <w:bookmarkEnd w:id="341"/>
    </w:p>
    <w:p w:rsidR="00523F58" w:rsidRDefault="00523F58" w:rsidP="00523F58">
      <w:pPr>
        <w:rPr>
          <w:lang w:val="en-US"/>
        </w:rPr>
      </w:pPr>
    </w:p>
    <w:p w:rsidR="009F7941" w:rsidRDefault="009F7941" w:rsidP="009F7941">
      <w:pPr>
        <w:pStyle w:val="Ttulo1"/>
        <w:rPr>
          <w:lang w:val="en-US"/>
        </w:rPr>
      </w:pPr>
      <w:bookmarkStart w:id="342" w:name="_Toc474158380"/>
      <w:bookmarkStart w:id="343" w:name="_Toc476154941"/>
      <w:r>
        <w:rPr>
          <w:lang w:val="en-US"/>
        </w:rPr>
        <w:t>Advanced topics</w:t>
      </w:r>
      <w:bookmarkEnd w:id="342"/>
      <w:bookmarkEnd w:id="343"/>
    </w:p>
    <w:p w:rsidR="009F7941" w:rsidRDefault="005A140C" w:rsidP="009F7941">
      <w:pPr>
        <w:pStyle w:val="Ttulo2"/>
        <w:rPr>
          <w:lang w:val="en-US"/>
        </w:rPr>
      </w:pPr>
      <w:bookmarkStart w:id="344" w:name="_Toc474158381"/>
      <w:bookmarkStart w:id="345" w:name="_Toc476154942"/>
      <w:r>
        <w:rPr>
          <w:lang w:val="en-US"/>
        </w:rPr>
        <w:t xml:space="preserve">(CONSIDERING) </w:t>
      </w:r>
      <w:r w:rsidR="009F7941">
        <w:rPr>
          <w:lang w:val="en-US"/>
        </w:rPr>
        <w:t>Workflows</w:t>
      </w:r>
      <w:bookmarkEnd w:id="344"/>
      <w:bookmarkEnd w:id="34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346" w:name="_Ref466988839"/>
      <w:bookmarkStart w:id="347" w:name="_Toc474158382"/>
      <w:bookmarkStart w:id="348" w:name="_Toc476154943"/>
      <w:r>
        <w:rPr>
          <w:lang w:val="en-US"/>
        </w:rPr>
        <w:t xml:space="preserve">(CONSIDERING) </w:t>
      </w:r>
      <w:r w:rsidR="009F7941">
        <w:rPr>
          <w:lang w:val="en-US"/>
        </w:rPr>
        <w:t>Extending GammaRay</w:t>
      </w:r>
      <w:bookmarkEnd w:id="346"/>
      <w:bookmarkEnd w:id="347"/>
      <w:bookmarkEnd w:id="34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349" w:name="_Toc474158383"/>
      <w:bookmarkStart w:id="350" w:name="_Toc476154944"/>
      <w:r>
        <w:rPr>
          <w:lang w:val="en-US"/>
        </w:rPr>
        <w:t xml:space="preserve">(WIP) </w:t>
      </w:r>
      <w:r w:rsidR="00E44024">
        <w:rPr>
          <w:lang w:val="en-US"/>
        </w:rPr>
        <w:t>References</w:t>
      </w:r>
      <w:bookmarkEnd w:id="349"/>
      <w:bookmarkEnd w:id="3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82"/>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606" w:rsidRDefault="00DE3606" w:rsidP="003172BA">
      <w:pPr>
        <w:spacing w:after="0" w:line="240" w:lineRule="auto"/>
      </w:pPr>
      <w:r>
        <w:separator/>
      </w:r>
    </w:p>
  </w:endnote>
  <w:endnote w:type="continuationSeparator" w:id="0">
    <w:p w:rsidR="00DE3606" w:rsidRDefault="00DE3606" w:rsidP="003172BA">
      <w:pPr>
        <w:spacing w:after="0" w:line="240" w:lineRule="auto"/>
      </w:pPr>
      <w:r>
        <w:continuationSeparator/>
      </w:r>
    </w:p>
  </w:endnote>
  <w:endnote w:type="continuationNotice" w:id="1">
    <w:p w:rsidR="00DE3606" w:rsidRDefault="00DE36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C81DF9" w:rsidRDefault="00C81DF9">
        <w:pPr>
          <w:pStyle w:val="Rodap"/>
          <w:jc w:val="center"/>
        </w:pPr>
        <w:r>
          <w:fldChar w:fldCharType="begin"/>
        </w:r>
        <w:r>
          <w:instrText>PAGE   \* MERGEFORMAT</w:instrText>
        </w:r>
        <w:r>
          <w:fldChar w:fldCharType="separate"/>
        </w:r>
        <w:r w:rsidR="003F0CE4">
          <w:rPr>
            <w:noProof/>
          </w:rPr>
          <w:t>1</w:t>
        </w:r>
        <w:r>
          <w:fldChar w:fldCharType="end"/>
        </w:r>
      </w:p>
    </w:sdtContent>
  </w:sdt>
  <w:p w:rsidR="00C81DF9" w:rsidRDefault="00C81DF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606" w:rsidRDefault="00DE3606" w:rsidP="003172BA">
      <w:pPr>
        <w:spacing w:after="0" w:line="240" w:lineRule="auto"/>
      </w:pPr>
      <w:r>
        <w:separator/>
      </w:r>
    </w:p>
  </w:footnote>
  <w:footnote w:type="continuationSeparator" w:id="0">
    <w:p w:rsidR="00DE3606" w:rsidRDefault="00DE3606" w:rsidP="003172BA">
      <w:pPr>
        <w:spacing w:after="0" w:line="240" w:lineRule="auto"/>
      </w:pPr>
      <w:r>
        <w:continuationSeparator/>
      </w:r>
    </w:p>
  </w:footnote>
  <w:footnote w:type="continuationNotice" w:id="1">
    <w:p w:rsidR="00DE3606" w:rsidRDefault="00DE36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B14" w:rsidRDefault="00CD1B1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Carvalho">
    <w15:presenceInfo w15:providerId="Windows Live" w15:userId="f69fc1b9d356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E44"/>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24B2B"/>
    <w:rsid w:val="00532273"/>
    <w:rsid w:val="0053422E"/>
    <w:rsid w:val="00546293"/>
    <w:rsid w:val="005545D3"/>
    <w:rsid w:val="005600C1"/>
    <w:rsid w:val="005613DC"/>
    <w:rsid w:val="00561C94"/>
    <w:rsid w:val="00564953"/>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47DA"/>
    <w:rsid w:val="008168C1"/>
    <w:rsid w:val="008169FB"/>
    <w:rsid w:val="008231D3"/>
    <w:rsid w:val="008248CA"/>
    <w:rsid w:val="00825336"/>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77609"/>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3804"/>
    <w:rsid w:val="008E61E2"/>
    <w:rsid w:val="008E7029"/>
    <w:rsid w:val="008E7C48"/>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6B9"/>
    <w:rsid w:val="00A319F3"/>
    <w:rsid w:val="00A37719"/>
    <w:rsid w:val="00A404B2"/>
    <w:rsid w:val="00A433CE"/>
    <w:rsid w:val="00A43553"/>
    <w:rsid w:val="00A44D9C"/>
    <w:rsid w:val="00A554BD"/>
    <w:rsid w:val="00A630AC"/>
    <w:rsid w:val="00A637AB"/>
    <w:rsid w:val="00A63CB5"/>
    <w:rsid w:val="00A64A89"/>
    <w:rsid w:val="00A65EB4"/>
    <w:rsid w:val="00A70A05"/>
    <w:rsid w:val="00A75FF6"/>
    <w:rsid w:val="00A7680A"/>
    <w:rsid w:val="00A84EAD"/>
    <w:rsid w:val="00A84F99"/>
    <w:rsid w:val="00A877A1"/>
    <w:rsid w:val="00A902AD"/>
    <w:rsid w:val="00A953F5"/>
    <w:rsid w:val="00AA5BF7"/>
    <w:rsid w:val="00AA5D2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1DF9"/>
    <w:rsid w:val="00C83806"/>
    <w:rsid w:val="00C918BE"/>
    <w:rsid w:val="00C91CE3"/>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1B14"/>
    <w:rsid w:val="00CD354D"/>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doc.qt.io/qt-5/windows-deployment.html"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eader" Target="header1.xml"/><Relationship Id="rId19" Type="http://schemas.openxmlformats.org/officeDocument/2006/relationships/hyperlink" Target="http://www.dependencywalker.com/" TargetMode="Externa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statios.com/"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doc.qt.io/qt-5/deployment.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www.statios.com/help/kt3d.html"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30640-7C98-4333-B6C9-225874CFA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28117</TotalTime>
  <Pages>46</Pages>
  <Words>14038</Words>
  <Characters>75808</Characters>
  <Application>Microsoft Office Word</Application>
  <DocSecurity>0</DocSecurity>
  <Lines>631</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cp:revision>
  <dcterms:created xsi:type="dcterms:W3CDTF">2016-07-19T11:12:00Z</dcterms:created>
  <dcterms:modified xsi:type="dcterms:W3CDTF">2017-03-01T21:13:00Z</dcterms:modified>
</cp:coreProperties>
</file>